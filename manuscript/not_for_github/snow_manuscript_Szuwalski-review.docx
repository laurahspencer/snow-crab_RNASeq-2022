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8A5E4" w14:textId="4B25C359" w:rsidR="00536A8B" w:rsidRPr="00BF55FA" w:rsidRDefault="00000000" w:rsidP="00BF55FA">
      <w:pPr>
        <w:pStyle w:val="Heading3"/>
        <w:rPr>
          <w:i/>
          <w:iCs/>
        </w:rPr>
      </w:pPr>
      <w:bookmarkStart w:id="0" w:name="_mvpzimdc2zh" w:colFirst="0" w:colLast="0"/>
      <w:bookmarkEnd w:id="0"/>
      <w:commentRangeStart w:id="1"/>
      <w:r>
        <w:rPr>
          <w:i/>
          <w:iCs/>
        </w:rPr>
        <w:t>Short-term mechanisms, long-term consequences: molecular effects of ocean acidification on juvenile snow crab</w:t>
      </w:r>
      <w:commentRangeEnd w:id="1"/>
      <w:r>
        <w:commentReference w:id="1"/>
      </w:r>
      <w:r>
        <w:tab/>
      </w:r>
      <w:r>
        <w:tab/>
      </w:r>
      <w:r>
        <w:tab/>
      </w:r>
      <w:r>
        <w:tab/>
      </w:r>
      <w:r>
        <w:tab/>
      </w:r>
      <w:r>
        <w:tab/>
      </w:r>
    </w:p>
    <w:p w14:paraId="6BB0C736" w14:textId="77777777" w:rsidR="00536A8B" w:rsidRDefault="00000000">
      <w:pPr>
        <w:pStyle w:val="Heading2"/>
      </w:pPr>
      <w:bookmarkStart w:id="2" w:name="_4vyxbfm47ggk" w:colFirst="0" w:colLast="0"/>
      <w:bookmarkEnd w:id="2"/>
      <w:commentRangeStart w:id="3"/>
      <w:r>
        <w:t xml:space="preserve">Abstract </w:t>
      </w:r>
      <w:commentRangeEnd w:id="3"/>
      <w:r>
        <w:commentReference w:id="3"/>
      </w:r>
    </w:p>
    <w:p w14:paraId="77D742F9" w14:textId="77777777" w:rsidR="00536A8B" w:rsidRDefault="00000000">
      <w:r>
        <w:t>Understanding how marine species tolerate acidified conditions is critical for predicting biological responses to ocean change. A recent one-year experiment (Long 2025) found that juvenile snow crab (</w:t>
      </w:r>
      <w:proofErr w:type="spellStart"/>
      <w:r>
        <w:rPr>
          <w:i/>
          <w:iCs/>
        </w:rPr>
        <w:t>Chionoecetes</w:t>
      </w:r>
      <w:proofErr w:type="spellEnd"/>
      <w:r>
        <w:rPr>
          <w:i/>
          <w:iCs/>
        </w:rPr>
        <w:t xml:space="preserve"> opilio</w:t>
      </w:r>
      <w:r>
        <w:t xml:space="preserve">) </w:t>
      </w:r>
      <w:proofErr w:type="gramStart"/>
      <w:r>
        <w:t>maintain</w:t>
      </w:r>
      <w:proofErr w:type="gramEnd"/>
      <w:r>
        <w:t xml:space="preserve"> growth and molting under acidification (pH 7.8, 7.5), and survival begins to decline only after ~250 days under severe acidification (pH 7.5). In this companion study, we characterized whole-transcriptome responses after 8 hours and 88 days of exposure to identify molecular mechanisms underlying short-term tolerance and chronic effects of ocean acidification. The immediate transcriptional response involved strong activation of genes associated with mitochondrial metabolism, protein homeostasis, cuticle maintenance, and immune modulation, processes shared between moderate and severe treatments but of greater magnitude under severe acidification. After 88 days, expression patterns diverged, revealing sustained upregulation of stress- and damage-mitigation pathways in the severe treatment. These findings indicate that crabs in the severe treatment likely experienced chronic </w:t>
      </w:r>
      <w:commentRangeStart w:id="4"/>
      <w:r>
        <w:t>OA stress that preceded outward physiological effects, and provide a mechanistic basis for their delayed mortality.</w:t>
      </w:r>
      <w:commentRangeEnd w:id="4"/>
      <w:r>
        <w:commentReference w:id="4"/>
      </w:r>
      <w:r>
        <w:t xml:space="preserve"> We further highlight potential early indicators of chronic acidification stress in snow crab, among which a gene likely coding for carbonic anhydrase 7 (CA7, GWK47_031192) appears to be the most promising biomarker.</w:t>
      </w:r>
    </w:p>
    <w:p w14:paraId="18313B14" w14:textId="77777777" w:rsidR="00536A8B" w:rsidRDefault="00000000">
      <w:pPr>
        <w:pStyle w:val="Heading2"/>
      </w:pPr>
      <w:bookmarkStart w:id="5" w:name="_2hy43l1n5qb1" w:colFirst="0" w:colLast="0"/>
      <w:bookmarkEnd w:id="5"/>
      <w:r>
        <w:t xml:space="preserve">Target Journal options: </w:t>
      </w:r>
    </w:p>
    <w:p w14:paraId="0707F89F" w14:textId="4D9E415B" w:rsidR="00536A8B" w:rsidRPr="00BF55FA" w:rsidRDefault="00000000" w:rsidP="00BF55FA">
      <w:pPr>
        <w:numPr>
          <w:ilvl w:val="0"/>
          <w:numId w:val="4"/>
        </w:numPr>
        <w:rPr>
          <w:i/>
          <w:iCs/>
        </w:rPr>
      </w:pPr>
      <w:r>
        <w:t>Molecular Ecology</w:t>
      </w:r>
    </w:p>
    <w:p w14:paraId="57D9951F" w14:textId="77777777" w:rsidR="00536A8B" w:rsidRDefault="00000000">
      <w:pPr>
        <w:pStyle w:val="Heading2"/>
      </w:pPr>
      <w:bookmarkStart w:id="6" w:name="_ounramm2k8bi" w:colFirst="0" w:colLast="0"/>
      <w:bookmarkEnd w:id="6"/>
      <w:r>
        <w:t xml:space="preserve">Keywords: </w:t>
      </w:r>
    </w:p>
    <w:p w14:paraId="513AAA4A" w14:textId="77777777" w:rsidR="00536A8B" w:rsidRDefault="00000000">
      <w:r>
        <w:t xml:space="preserve">Transcriptomics, ocean acidification, tolerance, crustacean </w:t>
      </w:r>
      <w:r>
        <w:br w:type="page"/>
      </w:r>
    </w:p>
    <w:p w14:paraId="52A3C587" w14:textId="77777777" w:rsidR="00536A8B" w:rsidRDefault="00000000">
      <w:pPr>
        <w:pStyle w:val="Heading2"/>
      </w:pPr>
      <w:bookmarkStart w:id="7" w:name="_ukgiusxmsqj3" w:colFirst="0" w:colLast="0"/>
      <w:bookmarkEnd w:id="7"/>
      <w:r>
        <w:lastRenderedPageBreak/>
        <w:t>1. Introduction</w:t>
      </w:r>
    </w:p>
    <w:p w14:paraId="6FDDB46A" w14:textId="77777777" w:rsidR="00536A8B" w:rsidRDefault="00000000">
      <w:r>
        <w:t xml:space="preserve">Atmospheric and ocean conditions are changing at an unprecedented rate compared to the geologic record. Since monitoring of atmospheric carbon dioxide began at Mauna Loa Research Station </w:t>
      </w:r>
      <w:hyperlink r:id="rId10">
        <w:r>
          <w:rPr>
            <w:color w:val="000000"/>
          </w:rPr>
          <w:t>(Keeling et al., 1976)</w:t>
        </w:r>
      </w:hyperlink>
      <w:r>
        <w:t xml:space="preserve">, concentrations have risen by ~33%, from 316 ppm in 1959 to 425 ppm in 2024 (based on annual means, https://gml.noaa.gov/ccgg/trends/data.html). Roughly 25% of this additional CO₂ has been absorbed by the ocean </w:t>
      </w:r>
      <w:hyperlink r:id="rId11">
        <w:r>
          <w:rPr>
            <w:color w:val="000000"/>
          </w:rPr>
          <w:t>(DeVries, 2022)</w:t>
        </w:r>
      </w:hyperlink>
      <w:r>
        <w:t xml:space="preserve">, driving a decrease in ocean pH of 0.1 units over the past 50 years </w:t>
      </w:r>
      <w:hyperlink r:id="rId12">
        <w:r>
          <w:rPr>
            <w:color w:val="000000"/>
          </w:rPr>
          <w:t>(DeVries, 2022)</w:t>
        </w:r>
      </w:hyperlink>
      <w:r>
        <w:t>. Because pH is on a logarithmic scale, this represents a</w:t>
      </w:r>
      <w:del w:id="8" w:author="cody szuwalski - NOAA Federal" w:date="2025-12-02T21:22:00Z">
        <w:r>
          <w:delText>n</w:delText>
        </w:r>
      </w:del>
      <w:r>
        <w:t xml:space="preserve"> ~25% increase in proton concentration ([H⁺]), accompanied by reductions in the saturation states of dissolved calcium carbonates </w:t>
      </w:r>
      <w:hyperlink r:id="rId13">
        <w:r>
          <w:rPr>
            <w:color w:val="000000"/>
          </w:rPr>
          <w:t>(Doney et al., 2009)</w:t>
        </w:r>
      </w:hyperlink>
      <w:r>
        <w:t xml:space="preserve">. Reduced carbonate availability can impair shell and skeletal formation in calcareous marine organisms by impeding biomineralization </w:t>
      </w:r>
      <w:hyperlink r:id="rId14">
        <w:r>
          <w:rPr>
            <w:color w:val="000000"/>
          </w:rPr>
          <w:t>(Figuerola et al., 2021)</w:t>
        </w:r>
      </w:hyperlink>
      <w:r>
        <w:t xml:space="preserve">. Some organisms cannot fully regulate internal acid-base balance </w:t>
      </w:r>
      <w:hyperlink r:id="rId15">
        <w:r>
          <w:rPr>
            <w:color w:val="000000"/>
          </w:rPr>
          <w:t>(</w:t>
        </w:r>
        <w:proofErr w:type="spellStart"/>
        <w:r>
          <w:rPr>
            <w:color w:val="000000"/>
          </w:rPr>
          <w:t>Auzoux</w:t>
        </w:r>
        <w:proofErr w:type="spellEnd"/>
        <w:r>
          <w:rPr>
            <w:color w:val="000000"/>
          </w:rPr>
          <w:t>-Bordenave et al., 2021)</w:t>
        </w:r>
      </w:hyperlink>
      <w:r>
        <w:t xml:space="preserve">, while others maintain internal pH levels through buffering </w:t>
      </w:r>
      <w:hyperlink r:id="rId16">
        <w:r>
          <w:rPr>
            <w:color w:val="000000"/>
          </w:rPr>
          <w:t>(Fehsenfeld &amp; Weihrauch, 2017)</w:t>
        </w:r>
      </w:hyperlink>
      <w:r>
        <w:t xml:space="preserve">, but at an energetic cost </w:t>
      </w:r>
      <w:hyperlink r:id="rId17">
        <w:r>
          <w:rPr>
            <w:color w:val="000000"/>
          </w:rPr>
          <w:t>(Meseck et al., 2016)</w:t>
        </w:r>
      </w:hyperlink>
      <w:r>
        <w:t xml:space="preserve">. Consequently, the observed shifts in the ocean carbon cycle, collectively termed ocean acidification </w:t>
      </w:r>
      <w:hyperlink r:id="rId18">
        <w:r>
          <w:rPr>
            <w:color w:val="000000"/>
          </w:rPr>
          <w:t>(Caldeira &amp; Wickett, 2003)</w:t>
        </w:r>
      </w:hyperlink>
      <w:r>
        <w:t>, pose significant risks to marine communities by altering the physiology and productivity of calcareous species.</w:t>
      </w:r>
    </w:p>
    <w:p w14:paraId="275F47B0" w14:textId="77777777" w:rsidR="00536A8B" w:rsidRDefault="00536A8B"/>
    <w:p w14:paraId="0D4DE41C" w14:textId="77777777" w:rsidR="00536A8B" w:rsidRDefault="00000000">
      <w:r>
        <w:t xml:space="preserve">Large benthic decapod crabs are calcareous species that play critical ecological and economic roles as predators, prey, and major fisheries targets </w:t>
      </w:r>
      <w:hyperlink r:id="rId19">
        <w:r>
          <w:rPr>
            <w:color w:val="000000"/>
          </w:rPr>
          <w:t>(Boudreau &amp; Worm, 2012)</w:t>
        </w:r>
      </w:hyperlink>
      <w:r>
        <w:t xml:space="preserve">. </w:t>
      </w:r>
      <w:ins w:id="9" w:author="Jennifer Gardner - NOAA Federal" w:date="2025-11-14T01:11:00Z">
        <w:r>
          <w:t>Additionally</w:t>
        </w:r>
      </w:ins>
      <w:del w:id="10" w:author="Jennifer Gardner - NOAA Federal" w:date="2025-11-14T01:11:00Z">
        <w:r>
          <w:delText>Yet</w:delText>
        </w:r>
      </w:del>
      <w:r>
        <w:t xml:space="preserve"> many of these crabs may be especially vulnerable to ocean acidification, as they live in high-latitude regions that are acidifying (and warming) more rapidly than lower latitudes </w:t>
      </w:r>
      <w:hyperlink r:id="rId20">
        <w:r>
          <w:rPr>
            <w:color w:val="000000"/>
          </w:rPr>
          <w:t>(Fabry et al., 2009)</w:t>
        </w:r>
      </w:hyperlink>
      <w:r>
        <w:t xml:space="preserve">. Decapod crabs, like other calcareous taxa, are typically most sensitive to changes in pH (commonly used as a proxy for acidification) </w:t>
      </w:r>
      <w:ins w:id="11" w:author="Jennifer Gardner - NOAA Federal" w:date="2025-11-14T01:13:00Z">
        <w:r>
          <w:t>during early</w:t>
        </w:r>
      </w:ins>
      <w:del w:id="12" w:author="Jennifer Gardner - NOAA Federal" w:date="2025-11-14T01:13:00Z">
        <w:r>
          <w:delText>at earliest</w:delText>
        </w:r>
      </w:del>
      <w:r>
        <w:t xml:space="preserve"> life stages, as embryos, larvae, and juveniles </w:t>
      </w:r>
      <w:hyperlink r:id="rId21">
        <w:r>
          <w:rPr>
            <w:color w:val="000000"/>
          </w:rPr>
          <w:t xml:space="preserve">(Long et al., 2013; </w:t>
        </w:r>
        <w:proofErr w:type="spellStart"/>
        <w:r>
          <w:rPr>
            <w:color w:val="000000"/>
          </w:rPr>
          <w:t>Przeslawski</w:t>
        </w:r>
        <w:proofErr w:type="spellEnd"/>
        <w:r>
          <w:rPr>
            <w:color w:val="000000"/>
          </w:rPr>
          <w:t xml:space="preserve"> et al., 2015)</w:t>
        </w:r>
      </w:hyperlink>
      <w:r>
        <w:t xml:space="preserve">. However, as with many marine taxa </w:t>
      </w:r>
      <w:hyperlink r:id="rId22">
        <w:r>
          <w:rPr>
            <w:color w:val="000000"/>
          </w:rPr>
          <w:t>(Kroeker et al., 2010; Vargas et al., 2017)</w:t>
        </w:r>
      </w:hyperlink>
      <w:r>
        <w:t xml:space="preserve">, decapod responses to ocean acidification are notoriously diverse, differing among species, among populations within species, and even among individuals within populations </w:t>
      </w:r>
      <w:hyperlink r:id="rId23">
        <w:r>
          <w:rPr>
            <w:color w:val="000000"/>
          </w:rPr>
          <w:t>(</w:t>
        </w:r>
        <w:proofErr w:type="spellStart"/>
        <w:r>
          <w:rPr>
            <w:color w:val="000000"/>
          </w:rPr>
          <w:t>Bednaršek</w:t>
        </w:r>
        <w:proofErr w:type="spellEnd"/>
        <w:r>
          <w:rPr>
            <w:color w:val="000000"/>
          </w:rPr>
          <w:t xml:space="preserve"> et al., 2021; McElhany &amp; Busch, 2024; Siegel et al., 2022)</w:t>
        </w:r>
      </w:hyperlink>
      <w:r>
        <w:t xml:space="preserve">. Understanding the causes of this variation is now a central focus. After decades of field observations and laboratory experiments, research efforts are turning toward the development of mechanistic models to distinguish tolerant versus sensitive groups </w:t>
      </w:r>
      <w:hyperlink r:id="rId24">
        <w:r>
          <w:rPr>
            <w:color w:val="000000"/>
          </w:rPr>
          <w:t>(Leung et al., 2022)</w:t>
        </w:r>
      </w:hyperlink>
      <w:r>
        <w:t>, with the goal of improving management and conservation strategies.</w:t>
      </w:r>
    </w:p>
    <w:p w14:paraId="0034D05B" w14:textId="77777777" w:rsidR="00536A8B" w:rsidRDefault="00000000">
      <w:pPr>
        <w:spacing w:before="240" w:after="240"/>
      </w:pPr>
      <w:r>
        <w:t xml:space="preserve">The diversity of crab species that co-occur in the North Pacific Ocean provides opportunities to identify factors that differentiate OA-tolerant crabs from those that are OA-sensitive </w:t>
      </w:r>
      <w:hyperlink r:id="rId25">
        <w:r>
          <w:rPr>
            <w:color w:val="000000"/>
          </w:rPr>
          <w:t>(Knauber et al., 2023; Otto &amp; Jamieson, 2001)</w:t>
        </w:r>
      </w:hyperlink>
      <w:r>
        <w:t xml:space="preserve">. Experimental work has examined the responses of king (red, blue, golden), snow, tanner, and </w:t>
      </w:r>
      <w:proofErr w:type="spellStart"/>
      <w:r>
        <w:t>dungeness</w:t>
      </w:r>
      <w:proofErr w:type="spellEnd"/>
      <w:r>
        <w:t xml:space="preserve"> crabs to acidification, all of which are found </w:t>
      </w:r>
      <w:proofErr w:type="spellStart"/>
      <w:ins w:id="13" w:author="cody szuwalski - NOAA Federal" w:date="2025-12-02T21:23:00Z">
        <w:r>
          <w:t>in</w:t>
        </w:r>
      </w:ins>
      <w:del w:id="14" w:author="cody szuwalski - NOAA Federal" w:date="2025-12-02T21:23:00Z">
        <w:r>
          <w:delText xml:space="preserve">off </w:delText>
        </w:r>
      </w:del>
      <w:r>
        <w:t>Alaskan</w:t>
      </w:r>
      <w:proofErr w:type="spellEnd"/>
      <w:r>
        <w:t xml:space="preserve"> waters </w:t>
      </w:r>
      <w:hyperlink r:id="rId26">
        <w:r>
          <w:rPr>
            <w:color w:val="000000"/>
          </w:rPr>
          <w:t>(Kruse et al., 2025)</w:t>
        </w:r>
      </w:hyperlink>
      <w:r>
        <w:t xml:space="preserve">. Across these species, early life stages often experience reduced survival, slower growth, or impaired calcification, although the severity of effects varies </w:t>
      </w:r>
      <w:hyperlink r:id="rId27">
        <w:r>
          <w:rPr>
            <w:color w:val="000000"/>
          </w:rPr>
          <w:t>(Coffey et al., 2017; Long et al., 2013, 2016, 2019, 2021, 2024; Miller et al., 2016; Swiney et al., 2016; Trigg et al., 2019)</w:t>
        </w:r>
      </w:hyperlink>
      <w:r>
        <w:t>. Juvenile red king crab (</w:t>
      </w:r>
      <w:r>
        <w:rPr>
          <w:i/>
          <w:iCs/>
        </w:rPr>
        <w:t xml:space="preserve">Paralithodes </w:t>
      </w:r>
      <w:proofErr w:type="spellStart"/>
      <w:r>
        <w:rPr>
          <w:i/>
          <w:iCs/>
        </w:rPr>
        <w:t>camtschaticus</w:t>
      </w:r>
      <w:proofErr w:type="spellEnd"/>
      <w:r>
        <w:t xml:space="preserve">) are among the most sensitive, with 100% mortality reported at pH 7.5 within 95 days </w:t>
      </w:r>
      <w:hyperlink r:id="rId28">
        <w:r>
          <w:rPr>
            <w:color w:val="000000"/>
          </w:rPr>
          <w:t>(Long et al., 2013; Swiney et al., 2017)</w:t>
        </w:r>
      </w:hyperlink>
      <w:r>
        <w:t xml:space="preserve">, and this sensitivity is thought to contribute to recent declines in productivity in the southeastern Bering Sea </w:t>
      </w:r>
      <w:hyperlink r:id="rId29">
        <w:r>
          <w:rPr>
            <w:color w:val="000000"/>
          </w:rPr>
          <w:t>(Litzow et al., 2025)</w:t>
        </w:r>
      </w:hyperlink>
      <w:r>
        <w:t>. Tanner crab (</w:t>
      </w:r>
      <w:proofErr w:type="spellStart"/>
      <w:r>
        <w:rPr>
          <w:i/>
          <w:iCs/>
        </w:rPr>
        <w:t>Chionoecetes</w:t>
      </w:r>
      <w:proofErr w:type="spellEnd"/>
      <w:r>
        <w:rPr>
          <w:i/>
          <w:iCs/>
        </w:rPr>
        <w:t xml:space="preserve"> </w:t>
      </w:r>
      <w:proofErr w:type="spellStart"/>
      <w:r>
        <w:rPr>
          <w:i/>
          <w:iCs/>
        </w:rPr>
        <w:t>bairdi</w:t>
      </w:r>
      <w:proofErr w:type="spellEnd"/>
      <w:r>
        <w:rPr>
          <w:i/>
          <w:iCs/>
        </w:rPr>
        <w:t>)</w:t>
      </w:r>
      <w:r>
        <w:t xml:space="preserve"> are similarly </w:t>
      </w:r>
      <w:r>
        <w:lastRenderedPageBreak/>
        <w:t xml:space="preserve">vulnerable, as adults exhibit impaired reproductive output when held at low pH </w:t>
      </w:r>
      <w:hyperlink r:id="rId30">
        <w:r>
          <w:rPr>
            <w:color w:val="000000"/>
          </w:rPr>
          <w:t>(Swiney et al., 2016)</w:t>
        </w:r>
      </w:hyperlink>
      <w:r>
        <w:t xml:space="preserve">, larvae show significantly reduced survival under acidified conditions </w:t>
      </w:r>
      <w:hyperlink r:id="rId31">
        <w:r>
          <w:rPr>
            <w:color w:val="000000"/>
          </w:rPr>
          <w:t>(Long et al., 2016)</w:t>
        </w:r>
      </w:hyperlink>
      <w:r>
        <w:t>, and long-term juvenile exposures result in reduced calcification,</w:t>
      </w:r>
      <w:del w:id="15" w:author="Jennifer Gardner - NOAA Federal" w:date="2025-11-17T21:12:00Z">
        <w:r>
          <w:delText xml:space="preserve"> and</w:delText>
        </w:r>
      </w:del>
      <w:r>
        <w:t xml:space="preserve"> slower growth, and increased mortality at pH 7.5 </w:t>
      </w:r>
      <w:hyperlink r:id="rId32">
        <w:r>
          <w:rPr>
            <w:color w:val="000000"/>
          </w:rPr>
          <w:t>(Long et al., 2013)</w:t>
        </w:r>
      </w:hyperlink>
      <w:r>
        <w:t>.</w:t>
      </w:r>
    </w:p>
    <w:p w14:paraId="0529DFCB" w14:textId="77777777" w:rsidR="00536A8B" w:rsidRDefault="00000000">
      <w:pPr>
        <w:spacing w:before="240" w:after="240"/>
      </w:pPr>
      <w:r>
        <w:t>Snow crab (</w:t>
      </w:r>
      <w:proofErr w:type="spellStart"/>
      <w:r>
        <w:rPr>
          <w:i/>
          <w:iCs/>
        </w:rPr>
        <w:t>Chionoecetes</w:t>
      </w:r>
      <w:proofErr w:type="spellEnd"/>
      <w:r>
        <w:rPr>
          <w:i/>
          <w:iCs/>
        </w:rPr>
        <w:t xml:space="preserve"> opilio</w:t>
      </w:r>
      <w:r>
        <w:t xml:space="preserve">) </w:t>
      </w:r>
      <w:proofErr w:type="gramStart"/>
      <w:r>
        <w:t>stand</w:t>
      </w:r>
      <w:proofErr w:type="gramEnd"/>
      <w:r>
        <w:t xml:space="preserve"> out as a striking exception. Despite being closely related to Tanner crab and even capable of hybridizing with them, snow crab </w:t>
      </w:r>
      <w:proofErr w:type="gramStart"/>
      <w:r>
        <w:t>appear</w:t>
      </w:r>
      <w:proofErr w:type="gramEnd"/>
      <w:r>
        <w:t xml:space="preserve"> relatively tolerant</w:t>
      </w:r>
      <w:ins w:id="16" w:author="cody szuwalski - NOAA Federal" w:date="2025-12-02T21:24:00Z">
        <w:r>
          <w:t xml:space="preserve"> to OA</w:t>
        </w:r>
      </w:ins>
      <w:r>
        <w:t xml:space="preserve">. Embryos and larvae consistently show little to no direct sensitivity to acidification, with embryo morphology, hatching success, and larval condition largely unaffected </w:t>
      </w:r>
      <w:commentRangeStart w:id="17"/>
      <w:r>
        <w:t>even at pH 7.5</w:t>
      </w:r>
      <w:commentRangeEnd w:id="17"/>
      <w:r>
        <w:commentReference w:id="17"/>
      </w:r>
      <w:r>
        <w:t xml:space="preserve"> </w:t>
      </w:r>
      <w:hyperlink r:id="rId33">
        <w:r>
          <w:rPr>
            <w:color w:val="000000"/>
          </w:rPr>
          <w:t>(Long et al., 2023)</w:t>
        </w:r>
      </w:hyperlink>
      <w:r>
        <w:t xml:space="preserve">. Adult calcification is similarly unaffected </w:t>
      </w:r>
      <w:hyperlink r:id="rId34">
        <w:r>
          <w:rPr>
            <w:color w:val="000000"/>
          </w:rPr>
          <w:t>(</w:t>
        </w:r>
        <w:proofErr w:type="spellStart"/>
        <w:r>
          <w:rPr>
            <w:color w:val="000000"/>
          </w:rPr>
          <w:t>Algayer</w:t>
        </w:r>
        <w:proofErr w:type="spellEnd"/>
        <w:r>
          <w:rPr>
            <w:color w:val="000000"/>
          </w:rPr>
          <w:t xml:space="preserve"> et al., 2023)</w:t>
        </w:r>
      </w:hyperlink>
      <w:r>
        <w:t xml:space="preserve">. Long (2025) recently demonstrated that this tolerance largely extends to the juvenile stage, as juvenile morphology and molting were unaffected after a full year of exposure to moderate (pH 7.8) and severe (pH 7.5) acidification. However, elevated mortality began after 250 days in </w:t>
      </w:r>
      <w:proofErr w:type="gramStart"/>
      <w:r>
        <w:t>the severe</w:t>
      </w:r>
      <w:proofErr w:type="gramEnd"/>
      <w:r>
        <w:t xml:space="preserve"> treatment and ultimately resulted in ~40% higher mortality by the end of the experiment. This long-term decline highlights that even apparently resilient stages can experience cumulative physiological costs over time, and that chronic exposures, more akin to real-world ocean conditions, may reveal impacts that short-term observations overlook. </w:t>
      </w:r>
    </w:p>
    <w:p w14:paraId="327B3315" w14:textId="77777777" w:rsidR="00536A8B" w:rsidRDefault="00000000">
      <w:r>
        <w:t xml:space="preserve">This study advances understanding of both the short-term acclimation mechanisms and the long-term consequences of ocean acidification in snow </w:t>
      </w:r>
      <w:proofErr w:type="gramStart"/>
      <w:r>
        <w:t>crab</w:t>
      </w:r>
      <w:proofErr w:type="gramEnd"/>
      <w:r>
        <w:t xml:space="preserve">. Using individuals from Long (2025), we applied transcriptomics to assess gene expression profiles after short-term (8 h) and intermediate (88 d) exposure </w:t>
      </w:r>
      <w:ins w:id="18" w:author="Jennifer Gardner - NOAA Federal" w:date="2025-11-17T21:18:00Z">
        <w:r>
          <w:t>in the</w:t>
        </w:r>
      </w:ins>
      <w:del w:id="19" w:author="Jennifer Gardner - NOAA Federal" w:date="2025-11-17T21:18:00Z">
        <w:r>
          <w:delText>to</w:delText>
        </w:r>
      </w:del>
      <w:r>
        <w:t xml:space="preserve"> moderate and severe OA treatments. Transcriptomics captures the complete set of expressed genes, providing a comprehensive view of active physiological pathways and their energetic demands </w:t>
      </w:r>
      <w:hyperlink r:id="rId35">
        <w:r>
          <w:rPr>
            <w:color w:val="000000"/>
          </w:rPr>
          <w:t>(Page &amp; Lawley, 2022)</w:t>
        </w:r>
      </w:hyperlink>
      <w:r>
        <w:t xml:space="preserve">. Long (2025) observed that mortality under severe OA began after ~250 days, while our data </w:t>
      </w:r>
      <w:proofErr w:type="gramStart"/>
      <w:r>
        <w:t>capture</w:t>
      </w:r>
      <w:proofErr w:type="gramEnd"/>
      <w:r>
        <w:t xml:space="preserve"> much earlier </w:t>
      </w:r>
      <w:proofErr w:type="gramStart"/>
      <w:r>
        <w:t>time points</w:t>
      </w:r>
      <w:proofErr w:type="gramEnd"/>
      <w:r>
        <w:t xml:space="preserve">. These snapshots provide a unique opportunity to address three key questions: (1) How do snow crabs acclimate to acidification in the short term? (2) Do these acclimation mechanisms persist over longer exposures? and (3) </w:t>
      </w:r>
      <w:commentRangeStart w:id="20"/>
      <w:r>
        <w:t>Which molecular pathways differ between crabs exposed to severe (pH 7.5) versus moderate (pH 7.8) acidification, that is, which mechanisms ultimately drive mortality under chronic acidification?</w:t>
      </w:r>
      <w:commentRangeEnd w:id="20"/>
      <w:r>
        <w:commentReference w:id="20"/>
      </w:r>
      <w:r>
        <w:t xml:space="preserve"> Finally, we identify candidate biomarkers that could be used to determine whether snow crabs and related species (e.g., Tanner crabs and hybrids) are experiencing chronic OA stress. </w:t>
      </w:r>
    </w:p>
    <w:p w14:paraId="3B6387A7" w14:textId="77777777" w:rsidR="00536A8B" w:rsidRDefault="00000000">
      <w:pPr>
        <w:pStyle w:val="Heading2"/>
      </w:pPr>
      <w:bookmarkStart w:id="21" w:name="_14mj4gis535j" w:colFirst="0" w:colLast="0"/>
      <w:bookmarkEnd w:id="21"/>
      <w:r>
        <w:t>2. Methods</w:t>
      </w:r>
    </w:p>
    <w:p w14:paraId="7457EF37" w14:textId="77777777" w:rsidR="00536A8B" w:rsidRDefault="00000000">
      <w:pPr>
        <w:pStyle w:val="Heading3"/>
      </w:pPr>
      <w:bookmarkStart w:id="22" w:name="_k86itsuz1mjk" w:colFirst="0" w:colLast="0"/>
      <w:bookmarkEnd w:id="22"/>
      <w:r>
        <w:t>2.1 Experimental Design and Sampling</w:t>
      </w:r>
    </w:p>
    <w:p w14:paraId="6C80F588" w14:textId="77777777" w:rsidR="00536A8B" w:rsidRDefault="00000000">
      <w:r>
        <w:t>This work is part of a larger study on how ocean acidification affects snow crab (</w:t>
      </w:r>
      <w:proofErr w:type="spellStart"/>
      <w:r>
        <w:rPr>
          <w:i/>
          <w:iCs/>
        </w:rPr>
        <w:t>Chionoecetes</w:t>
      </w:r>
      <w:proofErr w:type="spellEnd"/>
      <w:r>
        <w:rPr>
          <w:i/>
          <w:iCs/>
        </w:rPr>
        <w:t xml:space="preserve"> opilio</w:t>
      </w:r>
      <w:r>
        <w:t xml:space="preserve">); full methodological details are available in Long (2025). Briefly, snow crab juveniles (wet weight: 0.24 ± 0.03 g; </w:t>
      </w:r>
      <w:commentRangeStart w:id="23"/>
      <w:r>
        <w:t>carapace width: 8.3 ± 0.3 mm</w:t>
      </w:r>
      <w:commentRangeEnd w:id="23"/>
      <w:r>
        <w:commentReference w:id="23"/>
      </w:r>
      <w:r>
        <w:t xml:space="preserve">) were collected by trawl from the Bering Sea in April 2021 and transported to the Kodiak Laboratory, where they were </w:t>
      </w:r>
      <w:r>
        <w:rPr>
          <w:highlight w:val="yellow"/>
        </w:rPr>
        <w:t xml:space="preserve">acclimated in flow-through seawater for </w:t>
      </w:r>
      <w:commentRangeStart w:id="24"/>
      <w:commentRangeStart w:id="25"/>
      <w:commentRangeStart w:id="26"/>
      <w:r>
        <w:rPr>
          <w:highlight w:val="yellow"/>
        </w:rPr>
        <w:t>X days</w:t>
      </w:r>
      <w:commentRangeEnd w:id="24"/>
      <w:r>
        <w:commentReference w:id="24"/>
      </w:r>
      <w:commentRangeEnd w:id="25"/>
      <w:r>
        <w:commentReference w:id="25"/>
      </w:r>
      <w:commentRangeEnd w:id="26"/>
      <w:r>
        <w:commentReference w:id="26"/>
      </w:r>
      <w:r>
        <w:t xml:space="preserve"> (4°C, ambient salinity), then randomly assigned to one of three pH treatments: Control / ambient pH (~8.0), moderate acidification (pH 7.8), or severe acidification (pH 7.5). </w:t>
      </w:r>
      <w:commentRangeStart w:id="27"/>
      <w:r>
        <w:t xml:space="preserve">These levels are relevant in the Bering Sea with seasonal lows of pH around 7.5 </w:t>
      </w:r>
      <w:hyperlink r:id="rId36">
        <w:r>
          <w:rPr>
            <w:color w:val="000000"/>
          </w:rPr>
          <w:t>(Mathis et al., 2014)</w:t>
        </w:r>
      </w:hyperlink>
      <w:r>
        <w:t xml:space="preserve">, and align with previous experiments </w:t>
      </w:r>
      <w:hyperlink r:id="rId37">
        <w:r>
          <w:rPr>
            <w:color w:val="000000"/>
          </w:rPr>
          <w:t>(Long et al., 2013; Spencer et al., 2024)</w:t>
        </w:r>
      </w:hyperlink>
      <w:commentRangeEnd w:id="27"/>
      <w:r>
        <w:commentReference w:id="27"/>
      </w:r>
      <w:r>
        <w:t>. Thirty crabs per treatment were housed individually in mesh-bottom PVC inserts in 380 L tanks chilled to 4°C. Target pH was maintained by CO</w:t>
      </w:r>
      <w:r>
        <w:rPr>
          <w:vertAlign w:val="subscript"/>
        </w:rPr>
        <w:t>2</w:t>
      </w:r>
      <w:r>
        <w:t xml:space="preserve"> bubbling with </w:t>
      </w:r>
      <w:proofErr w:type="spellStart"/>
      <w:r>
        <w:t>Durafet</w:t>
      </w:r>
      <w:proofErr w:type="spellEnd"/>
      <w:r>
        <w:t xml:space="preserve"> III probe feedback, and carbonate chemistry parameters verified </w:t>
      </w:r>
      <w:commentRangeStart w:id="28"/>
      <w:r>
        <w:t xml:space="preserve">regularly </w:t>
      </w:r>
      <w:commentRangeEnd w:id="28"/>
      <w:r>
        <w:commentReference w:id="28"/>
      </w:r>
      <w:r>
        <w:t>(Table 1). Crabs were held in treatments for 396 days beginning on April 23, 2021, monitored daily for molting and survival, and fed to excess three times weekly. Exuviae and mortalities were photographed under a stereomicroscope, and morphometric traits (carapace dimensions, rostrum, and orbital spine measurements) were quantified from calibrated images. Crabs were blotted and weighed at the start and following each molt. Survival was modeled as a constant mortality rate with treatment effects evaluated by likelihood methods and AIC model selection. Growth (carapace width, wet mass), intermolt duration, and morphometric variation were assessed by ANOVA and PERMANOVA</w:t>
      </w:r>
      <w:commentRangeStart w:id="29"/>
      <w:r>
        <w:t>.</w:t>
      </w:r>
      <w:commentRangeEnd w:id="29"/>
      <w:r>
        <w:commentReference w:id="29"/>
      </w:r>
    </w:p>
    <w:p w14:paraId="2A58599E" w14:textId="77777777" w:rsidR="00536A8B" w:rsidRDefault="00000000">
      <w:pPr>
        <w:ind w:firstLine="720"/>
      </w:pPr>
      <w:r>
        <w:t xml:space="preserve">Tissue samples were collected for gene expression analysis on days 1 and 88 of treatments, and included four treatment: (1) a control treatment using crabs held at ambient conditions, after 8 hours of exposure to (2) pH 7.8 and (3) and pH 7.5, and after 88 days of exposure to (4) pH 7.8 and (5) pH 7.5 (Figure 1, Table 1). Prior to sampling, all crabs were starved for 24 </w:t>
      </w:r>
      <w:proofErr w:type="spellStart"/>
      <w:r>
        <w:t>hrs</w:t>
      </w:r>
      <w:proofErr w:type="spellEnd"/>
      <w:r>
        <w:t>, then sacrificed by puncturing the carapace through the cardiac region, and preserved directly in RNA, which was then held overnight at 4°C prior to being transferred to -80°C.</w:t>
      </w:r>
      <w:r>
        <w:rPr>
          <w:noProof/>
        </w:rPr>
        <w:drawing>
          <wp:anchor distT="0" distB="0" distL="0" distR="0" simplePos="0" relativeHeight="251658240" behindDoc="0" locked="0" layoutInCell="1" hidden="0" allowOverlap="1" wp14:anchorId="075B22FB" wp14:editId="4E59B41A">
            <wp:simplePos x="0" y="0"/>
            <wp:positionH relativeFrom="column">
              <wp:posOffset>542925</wp:posOffset>
            </wp:positionH>
            <wp:positionV relativeFrom="paragraph">
              <wp:posOffset>1285875</wp:posOffset>
            </wp:positionV>
            <wp:extent cx="4662488" cy="3400873"/>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4662488" cy="3400873"/>
                    </a:xfrm>
                    <a:prstGeom prst="rect">
                      <a:avLst/>
                    </a:prstGeom>
                    <a:ln/>
                  </pic:spPr>
                </pic:pic>
              </a:graphicData>
            </a:graphic>
          </wp:anchor>
        </w:drawing>
      </w:r>
    </w:p>
    <w:p w14:paraId="1A72DBF1" w14:textId="77777777" w:rsidR="00536A8B" w:rsidRDefault="00000000">
      <w:pPr>
        <w:rPr>
          <w:b/>
          <w:bCs/>
        </w:rPr>
      </w:pPr>
      <w:r>
        <w:rPr>
          <w:b/>
          <w:bCs/>
        </w:rPr>
        <w:t>Figure 1</w:t>
      </w:r>
      <w:r>
        <w:t xml:space="preserve">. Juvenile snow crab survival did not vary among treatments until day 250, </w:t>
      </w:r>
      <w:commentRangeStart w:id="30"/>
      <w:r>
        <w:t>when higher mortality began to occur in the lowest pH treatment (pH 7.5)</w:t>
      </w:r>
      <w:commentRangeEnd w:id="30"/>
      <w:r>
        <w:commentReference w:id="30"/>
      </w:r>
      <w:r>
        <w:t xml:space="preserve">. Tissues were sampled for gene expression on Day 1 from control treatment (0 </w:t>
      </w:r>
      <w:proofErr w:type="spellStart"/>
      <w:r>
        <w:t>hrs</w:t>
      </w:r>
      <w:proofErr w:type="spellEnd"/>
      <w:r>
        <w:t xml:space="preserve">) and two OA treatments (8 </w:t>
      </w:r>
      <w:proofErr w:type="spellStart"/>
      <w:r>
        <w:t>hrs</w:t>
      </w:r>
      <w:proofErr w:type="spellEnd"/>
      <w:r>
        <w:t xml:space="preserve">) to examine short-term acclimation mechanisms, and on Day 88 to examine long-term consequences of OA treatments. Growth, intermolt duration, and morphology </w:t>
      </w:r>
      <w:proofErr w:type="gramStart"/>
      <w:r>
        <w:t>was</w:t>
      </w:r>
      <w:proofErr w:type="gramEnd"/>
      <w:r>
        <w:t xml:space="preserve"> unaffected by a 396-day exposure to varying pH treatments (Long 2025). Figure adapted from Long (2025).</w:t>
      </w:r>
    </w:p>
    <w:p w14:paraId="436C6259" w14:textId="77777777" w:rsidR="00536A8B" w:rsidRDefault="00000000">
      <w:pPr>
        <w:pStyle w:val="Heading3"/>
      </w:pPr>
      <w:bookmarkStart w:id="31" w:name="_jldo0fmg8mnl" w:colFirst="0" w:colLast="0"/>
      <w:bookmarkEnd w:id="31"/>
      <w:r>
        <w:lastRenderedPageBreak/>
        <w:t xml:space="preserve">2.2 </w:t>
      </w:r>
      <w:proofErr w:type="spellStart"/>
      <w:r>
        <w:t>RNASeq</w:t>
      </w:r>
      <w:proofErr w:type="spellEnd"/>
      <w:r>
        <w:t xml:space="preserve"> data generating and processing</w:t>
      </w:r>
    </w:p>
    <w:p w14:paraId="3005DA35" w14:textId="77777777" w:rsidR="00536A8B" w:rsidRDefault="00000000">
      <w:r>
        <w:t xml:space="preserve">Total RNA was isolated from </w:t>
      </w:r>
      <w:proofErr w:type="spellStart"/>
      <w:r>
        <w:t>RNAlater</w:t>
      </w:r>
      <w:proofErr w:type="spellEnd"/>
      <w:r>
        <w:t xml:space="preserve">-preserved and homogenized whole-body crab tissue. Specimens were transferred from </w:t>
      </w:r>
      <w:proofErr w:type="spellStart"/>
      <w:r>
        <w:t>RNAlater</w:t>
      </w:r>
      <w:proofErr w:type="spellEnd"/>
      <w:r>
        <w:t xml:space="preserve"> into individual tubes containing </w:t>
      </w:r>
      <w:del w:id="32" w:author="Steven Roberts" w:date="2025-11-12T23:58:00Z">
        <w:r>
          <w:delText xml:space="preserve">500 µL </w:delText>
        </w:r>
      </w:del>
      <w:r>
        <w:t xml:space="preserve">cold </w:t>
      </w:r>
      <w:proofErr w:type="spellStart"/>
      <w:r>
        <w:t>TRIzol</w:t>
      </w:r>
      <w:proofErr w:type="spellEnd"/>
      <w:r>
        <w:t>® reagent</w:t>
      </w:r>
      <w:ins w:id="33" w:author="Steven Roberts" w:date="2025-11-12T23:58:00Z">
        <w:r>
          <w:t xml:space="preserve"> (500 µL)</w:t>
        </w:r>
      </w:ins>
      <w:r>
        <w:t xml:space="preserve"> (Invitrogen, Carlsbad, CA, USA) and ~five </w:t>
      </w:r>
      <w:commentRangeStart w:id="34"/>
      <w:r>
        <w:t>scoops</w:t>
      </w:r>
      <w:commentRangeEnd w:id="34"/>
      <w:r>
        <w:commentReference w:id="34"/>
      </w:r>
      <w:r>
        <w:t xml:space="preserve"> of silica beads, then homogenized using a SPEX </w:t>
      </w:r>
      <w:proofErr w:type="spellStart"/>
      <w:r>
        <w:t>SamplePrep</w:t>
      </w:r>
      <w:proofErr w:type="spellEnd"/>
      <w:r>
        <w:t xml:space="preserve"> Geno/Grinder®. RNA was extracted following the manufacturer’s </w:t>
      </w:r>
      <w:proofErr w:type="spellStart"/>
      <w:r>
        <w:t>TRIzol</w:t>
      </w:r>
      <w:proofErr w:type="spellEnd"/>
      <w:r>
        <w:t xml:space="preserve">® protocol. RNA-seq libraries were prepared using the Universal Plus™ mRNA-Seq with </w:t>
      </w:r>
      <w:proofErr w:type="spellStart"/>
      <w:r>
        <w:t>NuQuant</w:t>
      </w:r>
      <w:proofErr w:type="spellEnd"/>
      <w:r>
        <w:t xml:space="preserve"> kit (Tecan Genomics, Redwood City, CA, USA) for Illumina sequencing. Paired-end sequencing (150 bp) was performed on two lanes of an Illumina </w:t>
      </w:r>
      <w:proofErr w:type="spellStart"/>
      <w:r>
        <w:t>NovaSeq</w:t>
      </w:r>
      <w:proofErr w:type="spellEnd"/>
      <w:r>
        <w:t xml:space="preserve"> 6000 Sequencing System (Illumina, Inc., San Diego, CA, USA), with each sample split across both lanes. Raw sequence data were demultiplexed, concatenated by sample, and trimmed using Cutadapt v4.5 (Martin 2011) to remove Illumina adapters, flanking Ns, reads &lt;50 bp, and low-quality ends (minimum quality scores of 20 and 15 for the 5′ and 3′ ends, respectively). Raw and trimmed reads were assessed using </w:t>
      </w:r>
      <w:proofErr w:type="spellStart"/>
      <w:r>
        <w:t>FastQC</w:t>
      </w:r>
      <w:proofErr w:type="spellEnd"/>
      <w:r>
        <w:t xml:space="preserve"> </w:t>
      </w:r>
      <w:hyperlink r:id="rId39">
        <w:r>
          <w:rPr>
            <w:color w:val="000000"/>
          </w:rPr>
          <w:t>(Andrews, 2010)</w:t>
        </w:r>
      </w:hyperlink>
      <w:r>
        <w:t xml:space="preserve"> and </w:t>
      </w:r>
      <w:proofErr w:type="spellStart"/>
      <w:r>
        <w:t>MultiQC</w:t>
      </w:r>
      <w:proofErr w:type="spellEnd"/>
      <w:r>
        <w:t xml:space="preserve"> </w:t>
      </w:r>
      <w:hyperlink r:id="rId40">
        <w:r>
          <w:rPr>
            <w:color w:val="000000"/>
          </w:rPr>
          <w:t>(</w:t>
        </w:r>
        <w:proofErr w:type="spellStart"/>
        <w:r>
          <w:rPr>
            <w:color w:val="000000"/>
          </w:rPr>
          <w:t>Ewels</w:t>
        </w:r>
        <w:proofErr w:type="spellEnd"/>
        <w:r>
          <w:rPr>
            <w:color w:val="000000"/>
          </w:rPr>
          <w:t xml:space="preserve"> et al., 2016)</w:t>
        </w:r>
      </w:hyperlink>
      <w:r>
        <w:t>.</w:t>
      </w:r>
    </w:p>
    <w:p w14:paraId="6B90EFFA" w14:textId="77777777" w:rsidR="00536A8B" w:rsidRDefault="00000000">
      <w:pPr>
        <w:ind w:firstLine="720"/>
      </w:pPr>
      <w:r>
        <w:t xml:space="preserve">Trimmed paired-end RNA-seq reads </w:t>
      </w:r>
      <w:ins w:id="35" w:author="Steven Roberts" w:date="2025-11-13T00:03:00Z">
        <w:r>
          <w:t xml:space="preserve">from 5 treatments (Table 1) </w:t>
        </w:r>
      </w:ins>
      <w:r>
        <w:t xml:space="preserve">(6.13B) were aligned to the </w:t>
      </w:r>
      <w:r>
        <w:rPr>
          <w:i/>
          <w:iCs/>
        </w:rPr>
        <w:t>C. opilio</w:t>
      </w:r>
      <w:r>
        <w:t xml:space="preserve"> genome assembly from NCBI (accession: GCA_016584305.1_ASM1658430v1) using STAR v2.7.10a in splice-aware single-pass mode, with the options --</w:t>
      </w:r>
      <w:proofErr w:type="spellStart"/>
      <w:r>
        <w:t>quantMode</w:t>
      </w:r>
      <w:proofErr w:type="spellEnd"/>
      <w:r>
        <w:t xml:space="preserve"> </w:t>
      </w:r>
      <w:proofErr w:type="spellStart"/>
      <w:r>
        <w:t>GeneCounts</w:t>
      </w:r>
      <w:proofErr w:type="spellEnd"/>
      <w:r>
        <w:t xml:space="preserve"> and --</w:t>
      </w:r>
      <w:proofErr w:type="spellStart"/>
      <w:r>
        <w:t>outFilterMultimapNmax</w:t>
      </w:r>
      <w:proofErr w:type="spellEnd"/>
      <w:r>
        <w:t xml:space="preserve"> 30. A total of 4.84B paired-end fragments aligned to the snow crab genome, with a rate of 78.9%. Genome indexing was performed with the corresponding GTF annotation file to incorporate known splice junctions, using </w:t>
      </w:r>
      <w:proofErr w:type="spellStart"/>
      <w:r>
        <w:t>sjdbOverhang</w:t>
      </w:r>
      <w:proofErr w:type="spellEnd"/>
      <w:r>
        <w:t xml:space="preserve">=149 to match the 150 bp read length. Gene counts, i.e. the number of paired-end fragments mapping to each gene, were extracted from STAR’s </w:t>
      </w:r>
      <w:proofErr w:type="spellStart"/>
      <w:r>
        <w:t>ReadsPerGene.out.tab</w:t>
      </w:r>
      <w:proofErr w:type="spellEnd"/>
      <w:r>
        <w:t xml:space="preserve"> files. One low-depth outlier sample (“S45”, ~680K fragments) from the 88-day moderate OA treatment and another outlier from the 8-hr moderate OA treatment which influenced differential expression analysis (“S60”, 3.4M fragments) were excluded from analyses, leaving 10-14 samples per treatment (Table 1). Genes were filtered to remove low-expression features (fewer than 10 fragments in at least 10% of samples), resulting in counts for 11,097 </w:t>
      </w:r>
      <w:proofErr w:type="spellStart"/>
      <w:r>
        <w:t>unigenes</w:t>
      </w:r>
      <w:proofErr w:type="spellEnd"/>
      <w:r>
        <w:t xml:space="preserve"> which were analyzed for differential expression analysis. </w:t>
      </w:r>
    </w:p>
    <w:p w14:paraId="32534A06" w14:textId="77777777" w:rsidR="00536A8B" w:rsidRDefault="00000000">
      <w:pPr>
        <w:ind w:firstLine="720"/>
        <w:rPr>
          <w:b/>
          <w:bCs/>
        </w:rPr>
      </w:pPr>
      <w:r>
        <w:t xml:space="preserve">Gene function was determined using a combination of available NCBI annotations and DIAMOND v2.1.8 </w:t>
      </w:r>
      <w:proofErr w:type="spellStart"/>
      <w:r>
        <w:t>blastx</w:t>
      </w:r>
      <w:proofErr w:type="spellEnd"/>
      <w:r>
        <w:t xml:space="preserve"> </w:t>
      </w:r>
      <w:hyperlink r:id="rId41">
        <w:r>
          <w:rPr>
            <w:color w:val="000000"/>
          </w:rPr>
          <w:t>(</w:t>
        </w:r>
        <w:proofErr w:type="spellStart"/>
        <w:r>
          <w:rPr>
            <w:color w:val="000000"/>
          </w:rPr>
          <w:t>Buchfink</w:t>
        </w:r>
        <w:proofErr w:type="spellEnd"/>
        <w:r>
          <w:rPr>
            <w:color w:val="000000"/>
          </w:rPr>
          <w:t xml:space="preserve"> et al., 2015)</w:t>
        </w:r>
      </w:hyperlink>
      <w:r>
        <w:t xml:space="preserve"> searches against the </w:t>
      </w:r>
      <w:proofErr w:type="spellStart"/>
      <w:r>
        <w:t>UniProt</w:t>
      </w:r>
      <w:proofErr w:type="spellEnd"/>
      <w:r>
        <w:t>/Swiss-Prot protein database (Release 2025_03)</w:t>
      </w:r>
      <w:hyperlink r:id="rId42">
        <w:r>
          <w:rPr>
            <w:color w:val="000000"/>
          </w:rPr>
          <w:t>(</w:t>
        </w:r>
        <w:proofErr w:type="spellStart"/>
        <w:r>
          <w:rPr>
            <w:color w:val="000000"/>
          </w:rPr>
          <w:t>UniProt</w:t>
        </w:r>
        <w:proofErr w:type="spellEnd"/>
        <w:r>
          <w:rPr>
            <w:color w:val="000000"/>
          </w:rPr>
          <w:t xml:space="preserve"> Consortium, 2021)</w:t>
        </w:r>
      </w:hyperlink>
      <w:r>
        <w:t>, using an e-value cutoff of 1e-10 and retaining only the top hit. Header metadata from the snow crab coding sequence (</w:t>
      </w:r>
      <w:proofErr w:type="spellStart"/>
      <w:r>
        <w:t>cds</w:t>
      </w:r>
      <w:proofErr w:type="spellEnd"/>
      <w:r>
        <w:t xml:space="preserve">) FASTA file was parsed to extract gene ids and functional tokens (e.g., GO terms, </w:t>
      </w:r>
      <w:proofErr w:type="spellStart"/>
      <w:r>
        <w:t>InterPro</w:t>
      </w:r>
      <w:proofErr w:type="spellEnd"/>
      <w:r>
        <w:t xml:space="preserve">, </w:t>
      </w:r>
      <w:proofErr w:type="spellStart"/>
      <w:r>
        <w:t>Pfam</w:t>
      </w:r>
      <w:proofErr w:type="spellEnd"/>
      <w:r>
        <w:t xml:space="preserve">). These were linked to external GO annotations using mapping files (interpro2go, pfam2go) from the Gene Ontology Consortium. For genes lacking functional labels, top DIAMOND matches were used to assign likely gene names and descriptions. </w:t>
      </w:r>
      <w:commentRangeStart w:id="36"/>
      <w:r>
        <w:t xml:space="preserve">Gene-to-GO mappings </w:t>
      </w:r>
      <w:commentRangeEnd w:id="36"/>
      <w:r>
        <w:commentReference w:id="36"/>
      </w:r>
      <w:r>
        <w:t>were compiled for downstream enrichment analyses.</w:t>
      </w:r>
    </w:p>
    <w:p w14:paraId="404B99ED" w14:textId="77777777" w:rsidR="00536A8B" w:rsidRDefault="00000000">
      <w:pPr>
        <w:pStyle w:val="Heading3"/>
      </w:pPr>
      <w:bookmarkStart w:id="37" w:name="_yfi6e9xwi53y" w:colFirst="0" w:colLast="0"/>
      <w:bookmarkEnd w:id="37"/>
      <w:r>
        <w:t>2.3 Expression Analysis</w:t>
      </w:r>
    </w:p>
    <w:p w14:paraId="2F5CF975" w14:textId="77777777" w:rsidR="00536A8B" w:rsidRDefault="00000000">
      <w:r>
        <w:t>Gene expression analyses were performed in R v4.3.2 using RStudio interface V2023.09.1+494 (R Core Team 2021; RStudio Team 2020). Unless otherwise specified, α = 0.05 and error bars represent ±1 SD.</w:t>
      </w:r>
    </w:p>
    <w:p w14:paraId="1CDAC79C" w14:textId="77777777" w:rsidR="00536A8B" w:rsidRDefault="00000000">
      <w:pPr>
        <w:pStyle w:val="Heading4"/>
      </w:pPr>
      <w:bookmarkStart w:id="38" w:name="_tsvxrr4hz2kd" w:colFirst="0" w:colLast="0"/>
      <w:bookmarkEnd w:id="38"/>
      <w:r>
        <w:lastRenderedPageBreak/>
        <w:t>2.3.1 Global exploration and latent heterogeneity</w:t>
      </w:r>
    </w:p>
    <w:p w14:paraId="102877CD" w14:textId="77777777" w:rsidR="00536A8B" w:rsidRDefault="00000000">
      <w:r>
        <w:t xml:space="preserve">We first performed an </w:t>
      </w:r>
      <w:proofErr w:type="gramStart"/>
      <w:r>
        <w:t>exploratory</w:t>
      </w:r>
      <w:proofErr w:type="gramEnd"/>
      <w:r>
        <w:t xml:space="preserve"> PCA of all analyzed genes with DESeq2’s </w:t>
      </w:r>
      <w:proofErr w:type="spellStart"/>
      <w:proofErr w:type="gramStart"/>
      <w:r>
        <w:t>plotPCA</w:t>
      </w:r>
      <w:proofErr w:type="spellEnd"/>
      <w:r>
        <w:t>(</w:t>
      </w:r>
      <w:proofErr w:type="gramEnd"/>
      <w:r>
        <w:t xml:space="preserve">) on variance-stabilized counts to assess global expression patterns. This revealed latent, unknown sources of variation not aligned with known library prep, alignment, or biological variables in PC1-PC3 (Figure S1). To </w:t>
      </w:r>
      <w:proofErr w:type="gramStart"/>
      <w:r>
        <w:t>control for</w:t>
      </w:r>
      <w:proofErr w:type="gramEnd"/>
      <w:r>
        <w:t xml:space="preserve"> this latent heterogeneity, we used surrogate variable analysis (SVA) with the </w:t>
      </w:r>
      <w:proofErr w:type="spellStart"/>
      <w:r>
        <w:t>sva</w:t>
      </w:r>
      <w:proofErr w:type="spellEnd"/>
      <w:r>
        <w:t xml:space="preserve"> package. Specifically, we preserved the pH treatment effect (~ treatment) when estimating SVs, computed the number of SVs with </w:t>
      </w:r>
      <w:proofErr w:type="gramStart"/>
      <w:r>
        <w:t>num.sv(</w:t>
      </w:r>
      <w:proofErr w:type="gramEnd"/>
      <w:r>
        <w:t xml:space="preserve">), and estimated them with </w:t>
      </w:r>
      <w:proofErr w:type="spellStart"/>
      <w:proofErr w:type="gramStart"/>
      <w:r>
        <w:t>svaseq</w:t>
      </w:r>
      <w:proofErr w:type="spellEnd"/>
      <w:r>
        <w:t>(</w:t>
      </w:r>
      <w:proofErr w:type="gramEnd"/>
      <w:r>
        <w:t xml:space="preserve">) on variance-stabilized counts. The SVs were regressed from the VST matrix using </w:t>
      </w:r>
      <w:proofErr w:type="spellStart"/>
      <w:proofErr w:type="gramStart"/>
      <w:r>
        <w:t>limma</w:t>
      </w:r>
      <w:proofErr w:type="spellEnd"/>
      <w:r>
        <w:t>::</w:t>
      </w:r>
      <w:proofErr w:type="spellStart"/>
      <w:proofErr w:type="gramEnd"/>
      <w:r>
        <w:t>removeBatchEffect</w:t>
      </w:r>
      <w:proofErr w:type="spellEnd"/>
      <w:r>
        <w:t xml:space="preserve">, and we then performed PCA again with </w:t>
      </w:r>
      <w:proofErr w:type="gramStart"/>
      <w:r>
        <w:t>stats::</w:t>
      </w:r>
      <w:proofErr w:type="spellStart"/>
      <w:proofErr w:type="gramEnd"/>
      <w:r>
        <w:t>prcomp</w:t>
      </w:r>
      <w:proofErr w:type="spellEnd"/>
      <w:r>
        <w:t xml:space="preserve"> on the SV-adjusted matrix</w:t>
      </w:r>
      <w:commentRangeStart w:id="39"/>
      <w:r>
        <w:t>.</w:t>
      </w:r>
      <w:commentRangeEnd w:id="39"/>
      <w:r>
        <w:commentReference w:id="39"/>
      </w:r>
    </w:p>
    <w:p w14:paraId="7B88BBED" w14:textId="77777777" w:rsidR="00536A8B" w:rsidRDefault="00000000">
      <w:pPr>
        <w:ind w:firstLine="720"/>
      </w:pPr>
      <w:r>
        <w:t xml:space="preserve">Global differences among treatments were assessed with permutational MANOVA (PERMANOVA) on the SV-adjusted VST matrix using </w:t>
      </w:r>
      <w:proofErr w:type="gramStart"/>
      <w:r>
        <w:t>vegan::</w:t>
      </w:r>
      <w:proofErr w:type="gramEnd"/>
      <w:r>
        <w:t xml:space="preserve">adonis2 (Bray-Curtis). Pairwise treatment differences were evaluated with </w:t>
      </w:r>
      <w:proofErr w:type="spellStart"/>
      <w:proofErr w:type="gramStart"/>
      <w:r>
        <w:t>pairwiseAdonis</w:t>
      </w:r>
      <w:proofErr w:type="spellEnd"/>
      <w:r>
        <w:t>::</w:t>
      </w:r>
      <w:proofErr w:type="spellStart"/>
      <w:r>
        <w:t>pairwise.adonis</w:t>
      </w:r>
      <w:proofErr w:type="spellEnd"/>
      <w:proofErr w:type="gramEnd"/>
      <w:r>
        <w:t xml:space="preserve">. To identify genes contributing most strongly to the observed treatment differences we extracted the top 1% of genes with the largest positive and negative loadings on PC1 (0.5% per sign). PCA biplot (PC1xPC2) visualized global expression variability, alongside tile plots which visualized expression patterns of the top 1% of genes contributing to each positive (n=55) and negative (n=55) ends of PC axes.  </w:t>
      </w:r>
    </w:p>
    <w:p w14:paraId="479E65BD" w14:textId="77777777" w:rsidR="00536A8B" w:rsidRDefault="00000000">
      <w:pPr>
        <w:pStyle w:val="Heading4"/>
      </w:pPr>
      <w:bookmarkStart w:id="40" w:name="_yz9av122dk0n" w:colFirst="0" w:colLast="0"/>
      <w:bookmarkEnd w:id="40"/>
      <w:r>
        <w:t>2.3.2 Differential expression analysis</w:t>
      </w:r>
    </w:p>
    <w:p w14:paraId="22B1DA34" w14:textId="77777777" w:rsidR="00536A8B" w:rsidRDefault="00000000">
      <w:r>
        <w:t xml:space="preserve">To identify genes that varied among treatments (differentially expressed genes, or DEGs), we analyzed raw counts with DESeq2 (default settings) </w:t>
      </w:r>
      <w:hyperlink r:id="rId43">
        <w:r>
          <w:rPr>
            <w:color w:val="000000"/>
          </w:rPr>
          <w:t>(Costa-Silva et al., 2017; Love et al., 2014)</w:t>
        </w:r>
      </w:hyperlink>
      <w:r>
        <w:t xml:space="preserve">. As recommended </w:t>
      </w:r>
      <w:hyperlink r:id="rId44">
        <w:r>
          <w:rPr>
            <w:color w:val="000000"/>
          </w:rPr>
          <w:t>(Jaffe et al., 2015)</w:t>
        </w:r>
      </w:hyperlink>
      <w:r>
        <w:t xml:space="preserve">, we did not use the SV-regressed matrix for hypothesis tests, and instead all automatically detected SVs (n=7) from </w:t>
      </w:r>
      <w:proofErr w:type="spellStart"/>
      <w:r>
        <w:t>svaseq</w:t>
      </w:r>
      <w:proofErr w:type="spellEnd"/>
      <w:r>
        <w:t xml:space="preserve">() were included as covariates in the DESeq2 design together with treatment (~ SV1 + SV2 + … + SV7 + treatment). We then fit the model with </w:t>
      </w:r>
      <w:proofErr w:type="spellStart"/>
      <w:proofErr w:type="gramStart"/>
      <w:r>
        <w:t>DESeq</w:t>
      </w:r>
      <w:proofErr w:type="spellEnd"/>
      <w:r>
        <w:t>(</w:t>
      </w:r>
      <w:proofErr w:type="gramEnd"/>
      <w:r>
        <w:t>), and significant DEGs were defined by FDR-adjusted p-value (</w:t>
      </w:r>
      <w:proofErr w:type="spellStart"/>
      <w:r>
        <w:t>P</w:t>
      </w:r>
      <w:r>
        <w:rPr>
          <w:vertAlign w:val="subscript"/>
        </w:rPr>
        <w:t>adj</w:t>
      </w:r>
      <w:proofErr w:type="spellEnd"/>
      <w:r>
        <w:t xml:space="preserve"> &lt; 0.05) among treatment contrasts. We compared differentially expressed gene (DEG) lists to evaluate:</w:t>
      </w:r>
    </w:p>
    <w:p w14:paraId="1C0CCEDD" w14:textId="77777777" w:rsidR="00536A8B" w:rsidRDefault="00536A8B"/>
    <w:p w14:paraId="3268C330" w14:textId="77777777" w:rsidR="00536A8B" w:rsidRDefault="00000000">
      <w:pPr>
        <w:numPr>
          <w:ilvl w:val="0"/>
          <w:numId w:val="5"/>
        </w:numPr>
      </w:pPr>
      <w:r>
        <w:t>Short-term acclimation to moderate OA: pH 7.8 at 8 h vs. control at 0 h</w:t>
      </w:r>
    </w:p>
    <w:p w14:paraId="7814C62D" w14:textId="77777777" w:rsidR="00536A8B" w:rsidRDefault="00000000">
      <w:pPr>
        <w:numPr>
          <w:ilvl w:val="0"/>
          <w:numId w:val="5"/>
        </w:numPr>
      </w:pPr>
      <w:r>
        <w:t>Short-term acclimation to severe OA: pH 7.5 at 8 h vs. control at 0 h</w:t>
      </w:r>
    </w:p>
    <w:p w14:paraId="50039FF6" w14:textId="77777777" w:rsidR="00536A8B" w:rsidRDefault="00000000">
      <w:pPr>
        <w:numPr>
          <w:ilvl w:val="0"/>
          <w:numId w:val="5"/>
        </w:numPr>
      </w:pPr>
      <w:r>
        <w:t>Long-term consequences of severe OA: pH 7.5 vs. pH 7.8 at 88 days.</w:t>
      </w:r>
    </w:p>
    <w:p w14:paraId="361C84B2" w14:textId="77777777" w:rsidR="00536A8B" w:rsidRDefault="00536A8B"/>
    <w:p w14:paraId="7F1B82D1" w14:textId="77777777" w:rsidR="00536A8B" w:rsidRDefault="00000000">
      <w:r>
        <w:t xml:space="preserve">To identify potential gene targets for biomarker development of ocean acidification (OA) tolerance and stress, we also examined expression patterns across short-term (8 h, 88 d) and long-term exposures relative to time-0 controls. Genes were prioritized if they showed (1) consistently elevated expression under both short-term OA treatments and long-term exposure compared to control, or (2) differential expression among chronic OA treatments that also differed from time-0 controls. </w:t>
      </w:r>
    </w:p>
    <w:p w14:paraId="5D768A2E" w14:textId="77777777" w:rsidR="00536A8B" w:rsidRDefault="00000000">
      <w:pPr>
        <w:ind w:firstLine="720"/>
      </w:pPr>
      <w:r>
        <w:t xml:space="preserve">For all differential expression analyses, outliers were handled using </w:t>
      </w:r>
      <w:r>
        <w:rPr>
          <w:i/>
          <w:iCs/>
        </w:rPr>
        <w:t>DESeq2</w:t>
      </w:r>
      <w:r>
        <w:t xml:space="preserve">’s built-in replacement method, where Cook's Distance was used to identify influential outliers and then the original count values were replaced with trimmed means. To ensure that no outliers were </w:t>
      </w:r>
      <w:r>
        <w:lastRenderedPageBreak/>
        <w:t>influencing our DEG lists, we also used an iterative Leave-One-Out (</w:t>
      </w:r>
      <w:proofErr w:type="spellStart"/>
      <w:r>
        <w:t>iLOO</w:t>
      </w:r>
      <w:proofErr w:type="spellEnd"/>
      <w:r>
        <w:t xml:space="preserve">) approach to identify and remove DEGs with outlier samples (n=114 genes) </w:t>
      </w:r>
      <w:hyperlink r:id="rId45">
        <w:r>
          <w:rPr>
            <w:color w:val="000000"/>
          </w:rPr>
          <w:t>(George et al., 2015)</w:t>
        </w:r>
      </w:hyperlink>
      <w:r>
        <w:t>.</w:t>
      </w:r>
    </w:p>
    <w:p w14:paraId="279FE319" w14:textId="77777777" w:rsidR="00536A8B" w:rsidRDefault="00536A8B"/>
    <w:p w14:paraId="3BD80E7F" w14:textId="77777777" w:rsidR="00536A8B" w:rsidRDefault="00000000">
      <w:r>
        <w:rPr>
          <w:b/>
          <w:bCs/>
        </w:rPr>
        <w:t xml:space="preserve">Table 1. </w:t>
      </w:r>
      <w:r>
        <w:t xml:space="preserve">Summary of water chemistry parameters and RNA-Seq sampling scheme. Parameter values </w:t>
      </w:r>
      <w:proofErr w:type="gramStart"/>
      <w:r>
        <w:t>represent means ±</w:t>
      </w:r>
      <w:proofErr w:type="gramEnd"/>
      <w:r>
        <w:t xml:space="preserve"> SD calculated from repeated measurements taken from the start of the experiment (Day 1; April 23, 2021) through each corresponding sampling date. Salinity and alkalinity values without associated error indicate parameters measured on Day 1 only. Temperature and pH were measured three times per week, salinity every two weeks, and all other parameters were calculated from these measurements.</w:t>
      </w:r>
    </w:p>
    <w:tbl>
      <w:tblPr>
        <w:tblStyle w:val="a0"/>
        <w:tblW w:w="89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5"/>
        <w:gridCol w:w="1275"/>
        <w:gridCol w:w="1245"/>
        <w:gridCol w:w="1110"/>
        <w:gridCol w:w="1245"/>
        <w:gridCol w:w="1215"/>
      </w:tblGrid>
      <w:tr w:rsidR="00536A8B" w14:paraId="7FB1465B" w14:textId="77777777">
        <w:trPr>
          <w:trHeight w:val="360"/>
        </w:trPr>
        <w:tc>
          <w:tcPr>
            <w:tcW w:w="2865" w:type="dxa"/>
            <w:tcMar>
              <w:top w:w="28" w:type="dxa"/>
              <w:left w:w="28" w:type="dxa"/>
              <w:bottom w:w="28" w:type="dxa"/>
              <w:right w:w="28" w:type="dxa"/>
            </w:tcMar>
            <w:vAlign w:val="center"/>
          </w:tcPr>
          <w:p w14:paraId="6AB104DC" w14:textId="77777777" w:rsidR="00536A8B" w:rsidRDefault="00536A8B">
            <w:pPr>
              <w:widowControl w:val="0"/>
              <w:spacing w:line="240" w:lineRule="auto"/>
              <w:jc w:val="center"/>
              <w:rPr>
                <w:b/>
                <w:bCs/>
                <w:sz w:val="16"/>
                <w:szCs w:val="16"/>
              </w:rPr>
            </w:pPr>
          </w:p>
        </w:tc>
        <w:tc>
          <w:tcPr>
            <w:tcW w:w="3630" w:type="dxa"/>
            <w:gridSpan w:val="3"/>
            <w:tcMar>
              <w:top w:w="28" w:type="dxa"/>
              <w:left w:w="28" w:type="dxa"/>
              <w:bottom w:w="28" w:type="dxa"/>
              <w:right w:w="28" w:type="dxa"/>
            </w:tcMar>
            <w:vAlign w:val="center"/>
          </w:tcPr>
          <w:p w14:paraId="24146D40" w14:textId="77777777" w:rsidR="00536A8B" w:rsidRDefault="00000000">
            <w:pPr>
              <w:widowControl w:val="0"/>
              <w:spacing w:line="240" w:lineRule="auto"/>
              <w:jc w:val="center"/>
              <w:rPr>
                <w:b/>
                <w:bCs/>
                <w:sz w:val="16"/>
                <w:szCs w:val="16"/>
              </w:rPr>
            </w:pPr>
            <w:r>
              <w:rPr>
                <w:b/>
                <w:bCs/>
                <w:sz w:val="16"/>
                <w:szCs w:val="16"/>
              </w:rPr>
              <w:t>Day 1</w:t>
            </w:r>
          </w:p>
        </w:tc>
        <w:tc>
          <w:tcPr>
            <w:tcW w:w="2460" w:type="dxa"/>
            <w:gridSpan w:val="2"/>
            <w:tcMar>
              <w:top w:w="28" w:type="dxa"/>
              <w:left w:w="28" w:type="dxa"/>
              <w:bottom w:w="28" w:type="dxa"/>
              <w:right w:w="28" w:type="dxa"/>
            </w:tcMar>
            <w:vAlign w:val="center"/>
          </w:tcPr>
          <w:p w14:paraId="3EAFF75B" w14:textId="77777777" w:rsidR="00536A8B" w:rsidRDefault="00000000">
            <w:pPr>
              <w:widowControl w:val="0"/>
              <w:spacing w:line="240" w:lineRule="auto"/>
              <w:jc w:val="center"/>
              <w:rPr>
                <w:b/>
                <w:bCs/>
                <w:sz w:val="16"/>
                <w:szCs w:val="16"/>
              </w:rPr>
            </w:pPr>
            <w:r>
              <w:rPr>
                <w:b/>
                <w:bCs/>
                <w:sz w:val="16"/>
                <w:szCs w:val="16"/>
              </w:rPr>
              <w:t>Day 88</w:t>
            </w:r>
          </w:p>
        </w:tc>
      </w:tr>
      <w:tr w:rsidR="00536A8B" w14:paraId="6A560AA8" w14:textId="77777777">
        <w:trPr>
          <w:trHeight w:val="360"/>
        </w:trPr>
        <w:tc>
          <w:tcPr>
            <w:tcW w:w="2865" w:type="dxa"/>
            <w:tcMar>
              <w:top w:w="28" w:type="dxa"/>
              <w:left w:w="28" w:type="dxa"/>
              <w:bottom w:w="28" w:type="dxa"/>
              <w:right w:w="28" w:type="dxa"/>
            </w:tcMar>
            <w:vAlign w:val="center"/>
          </w:tcPr>
          <w:p w14:paraId="4EE50B44" w14:textId="77777777" w:rsidR="00536A8B" w:rsidRDefault="00000000">
            <w:pPr>
              <w:widowControl w:val="0"/>
              <w:spacing w:line="240" w:lineRule="auto"/>
              <w:jc w:val="center"/>
              <w:rPr>
                <w:b/>
                <w:bCs/>
                <w:sz w:val="16"/>
                <w:szCs w:val="16"/>
              </w:rPr>
            </w:pPr>
            <w:r>
              <w:rPr>
                <w:b/>
                <w:bCs/>
                <w:sz w:val="16"/>
                <w:szCs w:val="16"/>
              </w:rPr>
              <w:t>OA Treatment</w:t>
            </w:r>
          </w:p>
        </w:tc>
        <w:tc>
          <w:tcPr>
            <w:tcW w:w="1275" w:type="dxa"/>
            <w:tcMar>
              <w:top w:w="28" w:type="dxa"/>
              <w:left w:w="28" w:type="dxa"/>
              <w:bottom w:w="28" w:type="dxa"/>
              <w:right w:w="28" w:type="dxa"/>
            </w:tcMar>
            <w:vAlign w:val="center"/>
          </w:tcPr>
          <w:p w14:paraId="43EE136F" w14:textId="77777777" w:rsidR="00536A8B" w:rsidRDefault="00000000">
            <w:pPr>
              <w:widowControl w:val="0"/>
              <w:spacing w:line="240" w:lineRule="auto"/>
              <w:jc w:val="center"/>
              <w:rPr>
                <w:b/>
                <w:bCs/>
                <w:sz w:val="16"/>
                <w:szCs w:val="16"/>
              </w:rPr>
            </w:pPr>
            <w:r>
              <w:rPr>
                <w:b/>
                <w:bCs/>
                <w:sz w:val="16"/>
                <w:szCs w:val="16"/>
              </w:rPr>
              <w:t>Ambient</w:t>
            </w:r>
          </w:p>
          <w:p w14:paraId="1F6C5A19" w14:textId="77777777" w:rsidR="00536A8B" w:rsidRDefault="00000000">
            <w:pPr>
              <w:widowControl w:val="0"/>
              <w:spacing w:line="240" w:lineRule="auto"/>
              <w:jc w:val="center"/>
              <w:rPr>
                <w:b/>
                <w:bCs/>
                <w:sz w:val="16"/>
                <w:szCs w:val="16"/>
              </w:rPr>
            </w:pPr>
            <w:r>
              <w:rPr>
                <w:b/>
                <w:bCs/>
                <w:sz w:val="16"/>
                <w:szCs w:val="16"/>
              </w:rPr>
              <w:t>(pH ~8.0)</w:t>
            </w:r>
          </w:p>
        </w:tc>
        <w:tc>
          <w:tcPr>
            <w:tcW w:w="1245" w:type="dxa"/>
            <w:tcMar>
              <w:top w:w="28" w:type="dxa"/>
              <w:left w:w="28" w:type="dxa"/>
              <w:bottom w:w="28" w:type="dxa"/>
              <w:right w:w="28" w:type="dxa"/>
            </w:tcMar>
            <w:vAlign w:val="center"/>
          </w:tcPr>
          <w:p w14:paraId="1AC94395" w14:textId="77777777" w:rsidR="00536A8B" w:rsidRDefault="00000000">
            <w:pPr>
              <w:widowControl w:val="0"/>
              <w:spacing w:line="240" w:lineRule="auto"/>
              <w:jc w:val="center"/>
              <w:rPr>
                <w:b/>
                <w:bCs/>
                <w:sz w:val="16"/>
                <w:szCs w:val="16"/>
              </w:rPr>
            </w:pPr>
            <w:r>
              <w:rPr>
                <w:b/>
                <w:bCs/>
                <w:sz w:val="16"/>
                <w:szCs w:val="16"/>
              </w:rPr>
              <w:t xml:space="preserve">Moderate OA </w:t>
            </w:r>
          </w:p>
          <w:p w14:paraId="36325E15" w14:textId="77777777" w:rsidR="00536A8B" w:rsidRDefault="00000000">
            <w:pPr>
              <w:widowControl w:val="0"/>
              <w:spacing w:line="240" w:lineRule="auto"/>
              <w:jc w:val="center"/>
              <w:rPr>
                <w:b/>
                <w:bCs/>
                <w:sz w:val="16"/>
                <w:szCs w:val="16"/>
              </w:rPr>
            </w:pPr>
            <w:r>
              <w:rPr>
                <w:b/>
                <w:bCs/>
                <w:sz w:val="16"/>
                <w:szCs w:val="16"/>
              </w:rPr>
              <w:t>(pH ~7.8)</w:t>
            </w:r>
          </w:p>
        </w:tc>
        <w:tc>
          <w:tcPr>
            <w:tcW w:w="1110" w:type="dxa"/>
            <w:tcMar>
              <w:top w:w="28" w:type="dxa"/>
              <w:left w:w="28" w:type="dxa"/>
              <w:bottom w:w="28" w:type="dxa"/>
              <w:right w:w="28" w:type="dxa"/>
            </w:tcMar>
            <w:vAlign w:val="center"/>
          </w:tcPr>
          <w:p w14:paraId="455012E3" w14:textId="77777777" w:rsidR="00536A8B" w:rsidRDefault="00000000">
            <w:pPr>
              <w:widowControl w:val="0"/>
              <w:spacing w:line="240" w:lineRule="auto"/>
              <w:jc w:val="center"/>
              <w:rPr>
                <w:b/>
                <w:bCs/>
                <w:sz w:val="16"/>
                <w:szCs w:val="16"/>
              </w:rPr>
            </w:pPr>
            <w:r>
              <w:rPr>
                <w:b/>
                <w:bCs/>
                <w:sz w:val="16"/>
                <w:szCs w:val="16"/>
              </w:rPr>
              <w:t xml:space="preserve">Severe OA </w:t>
            </w:r>
          </w:p>
          <w:p w14:paraId="2BF15E57" w14:textId="77777777" w:rsidR="00536A8B" w:rsidRDefault="00000000">
            <w:pPr>
              <w:widowControl w:val="0"/>
              <w:spacing w:line="240" w:lineRule="auto"/>
              <w:jc w:val="center"/>
              <w:rPr>
                <w:b/>
                <w:bCs/>
                <w:sz w:val="16"/>
                <w:szCs w:val="16"/>
              </w:rPr>
            </w:pPr>
            <w:r>
              <w:rPr>
                <w:b/>
                <w:bCs/>
                <w:sz w:val="16"/>
                <w:szCs w:val="16"/>
              </w:rPr>
              <w:t>(pH ~7.5)</w:t>
            </w:r>
          </w:p>
        </w:tc>
        <w:tc>
          <w:tcPr>
            <w:tcW w:w="1245" w:type="dxa"/>
            <w:tcMar>
              <w:top w:w="28" w:type="dxa"/>
              <w:left w:w="28" w:type="dxa"/>
              <w:bottom w:w="28" w:type="dxa"/>
              <w:right w:w="28" w:type="dxa"/>
            </w:tcMar>
            <w:vAlign w:val="center"/>
          </w:tcPr>
          <w:p w14:paraId="65BCFB35" w14:textId="77777777" w:rsidR="00536A8B" w:rsidRDefault="00000000">
            <w:pPr>
              <w:widowControl w:val="0"/>
              <w:spacing w:line="240" w:lineRule="auto"/>
              <w:jc w:val="center"/>
              <w:rPr>
                <w:b/>
                <w:bCs/>
                <w:sz w:val="16"/>
                <w:szCs w:val="16"/>
              </w:rPr>
            </w:pPr>
            <w:r>
              <w:rPr>
                <w:b/>
                <w:bCs/>
                <w:sz w:val="16"/>
                <w:szCs w:val="16"/>
              </w:rPr>
              <w:t xml:space="preserve">Moderate OA </w:t>
            </w:r>
          </w:p>
          <w:p w14:paraId="1DFE04A9" w14:textId="77777777" w:rsidR="00536A8B" w:rsidRDefault="00000000">
            <w:pPr>
              <w:widowControl w:val="0"/>
              <w:spacing w:line="240" w:lineRule="auto"/>
              <w:jc w:val="center"/>
              <w:rPr>
                <w:b/>
                <w:bCs/>
                <w:sz w:val="16"/>
                <w:szCs w:val="16"/>
              </w:rPr>
            </w:pPr>
            <w:r>
              <w:rPr>
                <w:b/>
                <w:bCs/>
                <w:sz w:val="16"/>
                <w:szCs w:val="16"/>
              </w:rPr>
              <w:t>(pH ~7.8)</w:t>
            </w:r>
          </w:p>
        </w:tc>
        <w:tc>
          <w:tcPr>
            <w:tcW w:w="1215" w:type="dxa"/>
            <w:tcMar>
              <w:top w:w="28" w:type="dxa"/>
              <w:left w:w="28" w:type="dxa"/>
              <w:bottom w:w="28" w:type="dxa"/>
              <w:right w:w="28" w:type="dxa"/>
            </w:tcMar>
            <w:vAlign w:val="center"/>
          </w:tcPr>
          <w:p w14:paraId="35058A28" w14:textId="77777777" w:rsidR="00536A8B" w:rsidRDefault="00000000">
            <w:pPr>
              <w:widowControl w:val="0"/>
              <w:spacing w:line="240" w:lineRule="auto"/>
              <w:jc w:val="center"/>
              <w:rPr>
                <w:b/>
                <w:bCs/>
                <w:sz w:val="16"/>
                <w:szCs w:val="16"/>
              </w:rPr>
            </w:pPr>
            <w:r>
              <w:rPr>
                <w:b/>
                <w:bCs/>
                <w:sz w:val="16"/>
                <w:szCs w:val="16"/>
              </w:rPr>
              <w:t xml:space="preserve">Severe OA </w:t>
            </w:r>
          </w:p>
          <w:p w14:paraId="3091F44D" w14:textId="77777777" w:rsidR="00536A8B" w:rsidRDefault="00000000">
            <w:pPr>
              <w:widowControl w:val="0"/>
              <w:spacing w:line="240" w:lineRule="auto"/>
              <w:jc w:val="center"/>
              <w:rPr>
                <w:b/>
                <w:bCs/>
                <w:sz w:val="16"/>
                <w:szCs w:val="16"/>
              </w:rPr>
            </w:pPr>
            <w:r>
              <w:rPr>
                <w:b/>
                <w:bCs/>
                <w:sz w:val="16"/>
                <w:szCs w:val="16"/>
              </w:rPr>
              <w:t>(pH ~7.5)</w:t>
            </w:r>
          </w:p>
        </w:tc>
      </w:tr>
      <w:tr w:rsidR="00536A8B" w14:paraId="7042BAAA" w14:textId="77777777">
        <w:tc>
          <w:tcPr>
            <w:tcW w:w="2865" w:type="dxa"/>
            <w:tcMar>
              <w:top w:w="28" w:type="dxa"/>
              <w:left w:w="28" w:type="dxa"/>
              <w:bottom w:w="28" w:type="dxa"/>
              <w:right w:w="28" w:type="dxa"/>
            </w:tcMar>
            <w:vAlign w:val="center"/>
          </w:tcPr>
          <w:p w14:paraId="01E3C353" w14:textId="77777777" w:rsidR="00536A8B" w:rsidRDefault="00000000">
            <w:pPr>
              <w:widowControl w:val="0"/>
              <w:spacing w:line="240" w:lineRule="auto"/>
              <w:jc w:val="center"/>
              <w:rPr>
                <w:b/>
                <w:bCs/>
                <w:sz w:val="16"/>
                <w:szCs w:val="16"/>
              </w:rPr>
            </w:pPr>
            <w:r>
              <w:rPr>
                <w:b/>
                <w:bCs/>
                <w:sz w:val="16"/>
                <w:szCs w:val="16"/>
              </w:rPr>
              <w:t>Tissue Sample Time</w:t>
            </w:r>
          </w:p>
        </w:tc>
        <w:tc>
          <w:tcPr>
            <w:tcW w:w="1275" w:type="dxa"/>
            <w:tcMar>
              <w:top w:w="28" w:type="dxa"/>
              <w:left w:w="28" w:type="dxa"/>
              <w:bottom w:w="28" w:type="dxa"/>
              <w:right w:w="28" w:type="dxa"/>
            </w:tcMar>
            <w:vAlign w:val="center"/>
          </w:tcPr>
          <w:p w14:paraId="19C8F709" w14:textId="77777777" w:rsidR="00536A8B" w:rsidRDefault="00000000">
            <w:pPr>
              <w:widowControl w:val="0"/>
              <w:spacing w:line="240" w:lineRule="auto"/>
              <w:jc w:val="center"/>
              <w:rPr>
                <w:sz w:val="16"/>
                <w:szCs w:val="16"/>
              </w:rPr>
            </w:pPr>
            <w:r>
              <w:rPr>
                <w:sz w:val="16"/>
                <w:szCs w:val="16"/>
              </w:rPr>
              <w:t xml:space="preserve">0 </w:t>
            </w:r>
            <w:proofErr w:type="spellStart"/>
            <w:r>
              <w:rPr>
                <w:sz w:val="16"/>
                <w:szCs w:val="16"/>
              </w:rPr>
              <w:t>hrs</w:t>
            </w:r>
            <w:proofErr w:type="spellEnd"/>
          </w:p>
        </w:tc>
        <w:tc>
          <w:tcPr>
            <w:tcW w:w="1245" w:type="dxa"/>
            <w:tcMar>
              <w:top w:w="28" w:type="dxa"/>
              <w:left w:w="28" w:type="dxa"/>
              <w:bottom w:w="28" w:type="dxa"/>
              <w:right w:w="28" w:type="dxa"/>
            </w:tcMar>
            <w:vAlign w:val="center"/>
          </w:tcPr>
          <w:p w14:paraId="4DB9CA5F" w14:textId="77777777" w:rsidR="00536A8B" w:rsidRDefault="00000000">
            <w:pPr>
              <w:widowControl w:val="0"/>
              <w:spacing w:line="240" w:lineRule="auto"/>
              <w:jc w:val="center"/>
              <w:rPr>
                <w:sz w:val="16"/>
                <w:szCs w:val="16"/>
              </w:rPr>
            </w:pPr>
            <w:r>
              <w:rPr>
                <w:sz w:val="16"/>
                <w:szCs w:val="16"/>
              </w:rPr>
              <w:t xml:space="preserve">8 </w:t>
            </w:r>
            <w:proofErr w:type="spellStart"/>
            <w:r>
              <w:rPr>
                <w:sz w:val="16"/>
                <w:szCs w:val="16"/>
              </w:rPr>
              <w:t>hrs</w:t>
            </w:r>
            <w:proofErr w:type="spellEnd"/>
          </w:p>
        </w:tc>
        <w:tc>
          <w:tcPr>
            <w:tcW w:w="1110" w:type="dxa"/>
            <w:tcMar>
              <w:top w:w="28" w:type="dxa"/>
              <w:left w:w="28" w:type="dxa"/>
              <w:bottom w:w="28" w:type="dxa"/>
              <w:right w:w="28" w:type="dxa"/>
            </w:tcMar>
            <w:vAlign w:val="center"/>
          </w:tcPr>
          <w:p w14:paraId="6B956E88" w14:textId="77777777" w:rsidR="00536A8B" w:rsidRDefault="00000000">
            <w:pPr>
              <w:widowControl w:val="0"/>
              <w:spacing w:line="240" w:lineRule="auto"/>
              <w:jc w:val="center"/>
              <w:rPr>
                <w:sz w:val="16"/>
                <w:szCs w:val="16"/>
              </w:rPr>
            </w:pPr>
            <w:r>
              <w:rPr>
                <w:sz w:val="16"/>
                <w:szCs w:val="16"/>
              </w:rPr>
              <w:t xml:space="preserve">8 </w:t>
            </w:r>
            <w:proofErr w:type="spellStart"/>
            <w:r>
              <w:rPr>
                <w:sz w:val="16"/>
                <w:szCs w:val="16"/>
              </w:rPr>
              <w:t>hrs</w:t>
            </w:r>
            <w:proofErr w:type="spellEnd"/>
          </w:p>
        </w:tc>
        <w:tc>
          <w:tcPr>
            <w:tcW w:w="1245" w:type="dxa"/>
            <w:tcMar>
              <w:top w:w="28" w:type="dxa"/>
              <w:left w:w="28" w:type="dxa"/>
              <w:bottom w:w="28" w:type="dxa"/>
              <w:right w:w="28" w:type="dxa"/>
            </w:tcMar>
            <w:vAlign w:val="center"/>
          </w:tcPr>
          <w:p w14:paraId="5EBE574F" w14:textId="77777777" w:rsidR="00536A8B" w:rsidRDefault="00000000">
            <w:pPr>
              <w:widowControl w:val="0"/>
              <w:spacing w:line="240" w:lineRule="auto"/>
              <w:jc w:val="center"/>
              <w:rPr>
                <w:sz w:val="16"/>
                <w:szCs w:val="16"/>
              </w:rPr>
            </w:pPr>
            <w:r>
              <w:rPr>
                <w:sz w:val="16"/>
                <w:szCs w:val="16"/>
              </w:rPr>
              <w:t>88 days</w:t>
            </w:r>
          </w:p>
        </w:tc>
        <w:tc>
          <w:tcPr>
            <w:tcW w:w="1215" w:type="dxa"/>
            <w:tcMar>
              <w:top w:w="28" w:type="dxa"/>
              <w:left w:w="28" w:type="dxa"/>
              <w:bottom w:w="28" w:type="dxa"/>
              <w:right w:w="28" w:type="dxa"/>
            </w:tcMar>
            <w:vAlign w:val="center"/>
          </w:tcPr>
          <w:p w14:paraId="47284DF0" w14:textId="77777777" w:rsidR="00536A8B" w:rsidRDefault="00000000">
            <w:pPr>
              <w:widowControl w:val="0"/>
              <w:spacing w:line="240" w:lineRule="auto"/>
              <w:jc w:val="center"/>
              <w:rPr>
                <w:sz w:val="16"/>
                <w:szCs w:val="16"/>
              </w:rPr>
            </w:pPr>
            <w:r>
              <w:rPr>
                <w:sz w:val="16"/>
                <w:szCs w:val="16"/>
              </w:rPr>
              <w:t>88 days</w:t>
            </w:r>
          </w:p>
        </w:tc>
      </w:tr>
      <w:tr w:rsidR="00536A8B" w14:paraId="70A4564B" w14:textId="77777777">
        <w:tc>
          <w:tcPr>
            <w:tcW w:w="2865" w:type="dxa"/>
            <w:tcMar>
              <w:top w:w="28" w:type="dxa"/>
              <w:left w:w="28" w:type="dxa"/>
              <w:bottom w:w="28" w:type="dxa"/>
              <w:right w:w="28" w:type="dxa"/>
            </w:tcMar>
            <w:vAlign w:val="center"/>
          </w:tcPr>
          <w:p w14:paraId="4AFFFABA" w14:textId="77777777" w:rsidR="00536A8B" w:rsidRDefault="00000000">
            <w:pPr>
              <w:widowControl w:val="0"/>
              <w:spacing w:line="240" w:lineRule="auto"/>
              <w:jc w:val="center"/>
              <w:rPr>
                <w:b/>
                <w:bCs/>
                <w:sz w:val="16"/>
                <w:szCs w:val="16"/>
              </w:rPr>
            </w:pPr>
            <w:r>
              <w:rPr>
                <w:b/>
                <w:bCs/>
                <w:sz w:val="16"/>
                <w:szCs w:val="16"/>
              </w:rPr>
              <w:t>Number of RNA-Seq libraries</w:t>
            </w:r>
          </w:p>
          <w:p w14:paraId="59428BDC" w14:textId="77777777" w:rsidR="00536A8B" w:rsidRDefault="00000000">
            <w:pPr>
              <w:widowControl w:val="0"/>
              <w:spacing w:line="240" w:lineRule="auto"/>
              <w:jc w:val="center"/>
              <w:rPr>
                <w:b/>
                <w:bCs/>
                <w:sz w:val="16"/>
                <w:szCs w:val="16"/>
              </w:rPr>
            </w:pPr>
            <w:r>
              <w:rPr>
                <w:b/>
                <w:bCs/>
                <w:i/>
                <w:iCs/>
                <w:sz w:val="16"/>
                <w:szCs w:val="16"/>
              </w:rPr>
              <w:t xml:space="preserve">each individual whole-body </w:t>
            </w:r>
            <w:proofErr w:type="gramStart"/>
            <w:r>
              <w:rPr>
                <w:b/>
                <w:bCs/>
                <w:i/>
                <w:iCs/>
                <w:sz w:val="16"/>
                <w:szCs w:val="16"/>
              </w:rPr>
              <w:t>crabs</w:t>
            </w:r>
            <w:proofErr w:type="gramEnd"/>
          </w:p>
        </w:tc>
        <w:tc>
          <w:tcPr>
            <w:tcW w:w="1275" w:type="dxa"/>
            <w:tcMar>
              <w:top w:w="28" w:type="dxa"/>
              <w:left w:w="28" w:type="dxa"/>
              <w:bottom w:w="28" w:type="dxa"/>
              <w:right w:w="28" w:type="dxa"/>
            </w:tcMar>
            <w:vAlign w:val="center"/>
          </w:tcPr>
          <w:p w14:paraId="68FC4C0A" w14:textId="77777777" w:rsidR="00536A8B" w:rsidRDefault="00000000">
            <w:pPr>
              <w:widowControl w:val="0"/>
              <w:spacing w:line="240" w:lineRule="auto"/>
              <w:jc w:val="center"/>
              <w:rPr>
                <w:sz w:val="16"/>
                <w:szCs w:val="16"/>
              </w:rPr>
            </w:pPr>
            <w:r>
              <w:rPr>
                <w:sz w:val="16"/>
                <w:szCs w:val="16"/>
              </w:rPr>
              <w:t>12</w:t>
            </w:r>
          </w:p>
        </w:tc>
        <w:tc>
          <w:tcPr>
            <w:tcW w:w="1245" w:type="dxa"/>
            <w:tcMar>
              <w:top w:w="28" w:type="dxa"/>
              <w:left w:w="28" w:type="dxa"/>
              <w:bottom w:w="28" w:type="dxa"/>
              <w:right w:w="28" w:type="dxa"/>
            </w:tcMar>
            <w:vAlign w:val="center"/>
          </w:tcPr>
          <w:p w14:paraId="31FE02A9" w14:textId="77777777" w:rsidR="00536A8B" w:rsidRDefault="00000000">
            <w:pPr>
              <w:widowControl w:val="0"/>
              <w:spacing w:line="240" w:lineRule="auto"/>
              <w:jc w:val="center"/>
              <w:rPr>
                <w:sz w:val="16"/>
                <w:szCs w:val="16"/>
              </w:rPr>
            </w:pPr>
            <w:r>
              <w:rPr>
                <w:sz w:val="16"/>
                <w:szCs w:val="16"/>
              </w:rPr>
              <w:t>10</w:t>
            </w:r>
          </w:p>
        </w:tc>
        <w:tc>
          <w:tcPr>
            <w:tcW w:w="1110" w:type="dxa"/>
            <w:tcMar>
              <w:top w:w="28" w:type="dxa"/>
              <w:left w:w="28" w:type="dxa"/>
              <w:bottom w:w="28" w:type="dxa"/>
              <w:right w:w="28" w:type="dxa"/>
            </w:tcMar>
            <w:vAlign w:val="center"/>
          </w:tcPr>
          <w:p w14:paraId="78B8DDDD" w14:textId="77777777" w:rsidR="00536A8B" w:rsidRDefault="00000000">
            <w:pPr>
              <w:widowControl w:val="0"/>
              <w:spacing w:line="240" w:lineRule="auto"/>
              <w:jc w:val="center"/>
              <w:rPr>
                <w:sz w:val="16"/>
                <w:szCs w:val="16"/>
              </w:rPr>
            </w:pPr>
            <w:r>
              <w:rPr>
                <w:sz w:val="16"/>
                <w:szCs w:val="16"/>
              </w:rPr>
              <w:t>12</w:t>
            </w:r>
          </w:p>
        </w:tc>
        <w:tc>
          <w:tcPr>
            <w:tcW w:w="1245" w:type="dxa"/>
            <w:tcMar>
              <w:top w:w="28" w:type="dxa"/>
              <w:left w:w="28" w:type="dxa"/>
              <w:bottom w:w="28" w:type="dxa"/>
              <w:right w:w="28" w:type="dxa"/>
            </w:tcMar>
            <w:vAlign w:val="center"/>
          </w:tcPr>
          <w:p w14:paraId="67246AA2" w14:textId="77777777" w:rsidR="00536A8B" w:rsidRDefault="00000000">
            <w:pPr>
              <w:widowControl w:val="0"/>
              <w:spacing w:line="240" w:lineRule="auto"/>
              <w:jc w:val="center"/>
              <w:rPr>
                <w:sz w:val="16"/>
                <w:szCs w:val="16"/>
              </w:rPr>
            </w:pPr>
            <w:r>
              <w:rPr>
                <w:sz w:val="16"/>
                <w:szCs w:val="16"/>
              </w:rPr>
              <w:t>13</w:t>
            </w:r>
          </w:p>
        </w:tc>
        <w:tc>
          <w:tcPr>
            <w:tcW w:w="1215" w:type="dxa"/>
            <w:tcMar>
              <w:top w:w="28" w:type="dxa"/>
              <w:left w:w="28" w:type="dxa"/>
              <w:bottom w:w="28" w:type="dxa"/>
              <w:right w:w="28" w:type="dxa"/>
            </w:tcMar>
            <w:vAlign w:val="center"/>
          </w:tcPr>
          <w:p w14:paraId="7B1BB2B9" w14:textId="77777777" w:rsidR="00536A8B" w:rsidRDefault="00000000">
            <w:pPr>
              <w:widowControl w:val="0"/>
              <w:spacing w:line="240" w:lineRule="auto"/>
              <w:jc w:val="center"/>
              <w:rPr>
                <w:sz w:val="16"/>
                <w:szCs w:val="16"/>
              </w:rPr>
            </w:pPr>
            <w:r>
              <w:rPr>
                <w:sz w:val="16"/>
                <w:szCs w:val="16"/>
              </w:rPr>
              <w:t>14</w:t>
            </w:r>
          </w:p>
        </w:tc>
      </w:tr>
      <w:tr w:rsidR="00536A8B" w14:paraId="5A35F0F4" w14:textId="77777777">
        <w:tc>
          <w:tcPr>
            <w:tcW w:w="2865" w:type="dxa"/>
            <w:tcMar>
              <w:top w:w="28" w:type="dxa"/>
              <w:left w:w="28" w:type="dxa"/>
              <w:bottom w:w="28" w:type="dxa"/>
              <w:right w:w="28" w:type="dxa"/>
            </w:tcMar>
            <w:vAlign w:val="center"/>
          </w:tcPr>
          <w:p w14:paraId="6B8F7B72" w14:textId="77777777" w:rsidR="00536A8B" w:rsidRDefault="00000000">
            <w:pPr>
              <w:widowControl w:val="0"/>
              <w:spacing w:line="240" w:lineRule="auto"/>
              <w:jc w:val="center"/>
              <w:rPr>
                <w:b/>
                <w:bCs/>
                <w:sz w:val="16"/>
                <w:szCs w:val="16"/>
              </w:rPr>
            </w:pPr>
            <w:r>
              <w:rPr>
                <w:b/>
                <w:bCs/>
                <w:sz w:val="16"/>
                <w:szCs w:val="16"/>
              </w:rPr>
              <w:t>Temperature</w:t>
            </w:r>
          </w:p>
        </w:tc>
        <w:tc>
          <w:tcPr>
            <w:tcW w:w="1275" w:type="dxa"/>
            <w:tcMar>
              <w:top w:w="28" w:type="dxa"/>
              <w:left w:w="28" w:type="dxa"/>
              <w:bottom w:w="28" w:type="dxa"/>
              <w:right w:w="28" w:type="dxa"/>
            </w:tcMar>
            <w:vAlign w:val="center"/>
          </w:tcPr>
          <w:p w14:paraId="7A7FBC85" w14:textId="77777777" w:rsidR="00536A8B" w:rsidRDefault="00000000">
            <w:pPr>
              <w:widowControl w:val="0"/>
              <w:spacing w:line="240" w:lineRule="auto"/>
              <w:jc w:val="center"/>
              <w:rPr>
                <w:sz w:val="16"/>
                <w:szCs w:val="16"/>
              </w:rPr>
            </w:pPr>
            <w:r>
              <w:rPr>
                <w:sz w:val="16"/>
                <w:szCs w:val="16"/>
              </w:rPr>
              <w:t>3.2 ± 0.1</w:t>
            </w:r>
          </w:p>
        </w:tc>
        <w:tc>
          <w:tcPr>
            <w:tcW w:w="1245" w:type="dxa"/>
            <w:tcMar>
              <w:top w:w="28" w:type="dxa"/>
              <w:left w:w="28" w:type="dxa"/>
              <w:bottom w:w="28" w:type="dxa"/>
              <w:right w:w="28" w:type="dxa"/>
            </w:tcMar>
            <w:vAlign w:val="center"/>
          </w:tcPr>
          <w:p w14:paraId="1170411E" w14:textId="77777777" w:rsidR="00536A8B" w:rsidRDefault="00000000">
            <w:pPr>
              <w:widowControl w:val="0"/>
              <w:spacing w:line="240" w:lineRule="auto"/>
              <w:jc w:val="center"/>
              <w:rPr>
                <w:sz w:val="16"/>
                <w:szCs w:val="16"/>
              </w:rPr>
            </w:pPr>
            <w:r>
              <w:rPr>
                <w:sz w:val="16"/>
                <w:szCs w:val="16"/>
              </w:rPr>
              <w:t>2.8 ± 0.0</w:t>
            </w:r>
          </w:p>
        </w:tc>
        <w:tc>
          <w:tcPr>
            <w:tcW w:w="1110" w:type="dxa"/>
            <w:tcMar>
              <w:top w:w="28" w:type="dxa"/>
              <w:left w:w="28" w:type="dxa"/>
              <w:bottom w:w="28" w:type="dxa"/>
              <w:right w:w="28" w:type="dxa"/>
            </w:tcMar>
            <w:vAlign w:val="center"/>
          </w:tcPr>
          <w:p w14:paraId="1A7EC6AF" w14:textId="77777777" w:rsidR="00536A8B" w:rsidRDefault="00000000">
            <w:pPr>
              <w:widowControl w:val="0"/>
              <w:spacing w:line="240" w:lineRule="auto"/>
              <w:jc w:val="center"/>
              <w:rPr>
                <w:sz w:val="16"/>
                <w:szCs w:val="16"/>
              </w:rPr>
            </w:pPr>
            <w:r>
              <w:rPr>
                <w:sz w:val="16"/>
                <w:szCs w:val="16"/>
              </w:rPr>
              <w:t>2.8 ± 0.2</w:t>
            </w:r>
          </w:p>
        </w:tc>
        <w:tc>
          <w:tcPr>
            <w:tcW w:w="1245" w:type="dxa"/>
            <w:tcMar>
              <w:top w:w="28" w:type="dxa"/>
              <w:left w:w="28" w:type="dxa"/>
              <w:bottom w:w="28" w:type="dxa"/>
              <w:right w:w="28" w:type="dxa"/>
            </w:tcMar>
            <w:vAlign w:val="center"/>
          </w:tcPr>
          <w:p w14:paraId="0C98F68D" w14:textId="77777777" w:rsidR="00536A8B" w:rsidRDefault="00000000">
            <w:pPr>
              <w:widowControl w:val="0"/>
              <w:spacing w:line="240" w:lineRule="auto"/>
              <w:jc w:val="center"/>
              <w:rPr>
                <w:sz w:val="16"/>
                <w:szCs w:val="16"/>
              </w:rPr>
            </w:pPr>
            <w:r>
              <w:rPr>
                <w:sz w:val="16"/>
                <w:szCs w:val="16"/>
              </w:rPr>
              <w:t>3.61 ± 0.4</w:t>
            </w:r>
          </w:p>
        </w:tc>
        <w:tc>
          <w:tcPr>
            <w:tcW w:w="1215" w:type="dxa"/>
            <w:tcMar>
              <w:top w:w="28" w:type="dxa"/>
              <w:left w:w="28" w:type="dxa"/>
              <w:bottom w:w="28" w:type="dxa"/>
              <w:right w:w="28" w:type="dxa"/>
            </w:tcMar>
            <w:vAlign w:val="center"/>
          </w:tcPr>
          <w:p w14:paraId="633743EE" w14:textId="77777777" w:rsidR="00536A8B" w:rsidRDefault="00000000">
            <w:pPr>
              <w:widowControl w:val="0"/>
              <w:spacing w:line="240" w:lineRule="auto"/>
              <w:jc w:val="center"/>
              <w:rPr>
                <w:sz w:val="16"/>
                <w:szCs w:val="16"/>
              </w:rPr>
            </w:pPr>
            <w:r>
              <w:rPr>
                <w:sz w:val="16"/>
                <w:szCs w:val="16"/>
              </w:rPr>
              <w:t>3.69 ± 0.5</w:t>
            </w:r>
          </w:p>
        </w:tc>
      </w:tr>
      <w:tr w:rsidR="00536A8B" w14:paraId="173A2480" w14:textId="77777777">
        <w:tc>
          <w:tcPr>
            <w:tcW w:w="2865" w:type="dxa"/>
            <w:tcMar>
              <w:top w:w="28" w:type="dxa"/>
              <w:left w:w="28" w:type="dxa"/>
              <w:bottom w:w="28" w:type="dxa"/>
              <w:right w:w="28" w:type="dxa"/>
            </w:tcMar>
            <w:vAlign w:val="center"/>
          </w:tcPr>
          <w:p w14:paraId="6269A544" w14:textId="77777777" w:rsidR="00536A8B" w:rsidRDefault="00000000">
            <w:pPr>
              <w:widowControl w:val="0"/>
              <w:spacing w:line="240" w:lineRule="auto"/>
              <w:jc w:val="center"/>
              <w:rPr>
                <w:b/>
                <w:bCs/>
                <w:sz w:val="16"/>
                <w:szCs w:val="16"/>
              </w:rPr>
            </w:pPr>
            <w:r>
              <w:rPr>
                <w:b/>
                <w:bCs/>
                <w:sz w:val="16"/>
                <w:szCs w:val="16"/>
              </w:rPr>
              <w:t>Salinity</w:t>
            </w:r>
          </w:p>
        </w:tc>
        <w:tc>
          <w:tcPr>
            <w:tcW w:w="1275" w:type="dxa"/>
            <w:tcMar>
              <w:top w:w="28" w:type="dxa"/>
              <w:left w:w="28" w:type="dxa"/>
              <w:bottom w:w="28" w:type="dxa"/>
              <w:right w:w="28" w:type="dxa"/>
            </w:tcMar>
            <w:vAlign w:val="center"/>
          </w:tcPr>
          <w:p w14:paraId="09F61FBC" w14:textId="77777777" w:rsidR="00536A8B" w:rsidRDefault="00000000">
            <w:pPr>
              <w:widowControl w:val="0"/>
              <w:spacing w:line="240" w:lineRule="auto"/>
              <w:jc w:val="center"/>
              <w:rPr>
                <w:sz w:val="16"/>
                <w:szCs w:val="16"/>
              </w:rPr>
            </w:pPr>
            <w:r>
              <w:rPr>
                <w:sz w:val="16"/>
                <w:szCs w:val="16"/>
              </w:rPr>
              <w:t>32.1</w:t>
            </w:r>
          </w:p>
        </w:tc>
        <w:tc>
          <w:tcPr>
            <w:tcW w:w="1245" w:type="dxa"/>
            <w:tcMar>
              <w:top w:w="28" w:type="dxa"/>
              <w:left w:w="28" w:type="dxa"/>
              <w:bottom w:w="28" w:type="dxa"/>
              <w:right w:w="28" w:type="dxa"/>
            </w:tcMar>
            <w:vAlign w:val="center"/>
          </w:tcPr>
          <w:p w14:paraId="422C36B4" w14:textId="77777777" w:rsidR="00536A8B" w:rsidRDefault="00000000">
            <w:pPr>
              <w:widowControl w:val="0"/>
              <w:spacing w:line="240" w:lineRule="auto"/>
              <w:jc w:val="center"/>
              <w:rPr>
                <w:sz w:val="16"/>
                <w:szCs w:val="16"/>
              </w:rPr>
            </w:pPr>
            <w:r>
              <w:rPr>
                <w:sz w:val="16"/>
                <w:szCs w:val="16"/>
              </w:rPr>
              <w:t>32.1</w:t>
            </w:r>
          </w:p>
        </w:tc>
        <w:tc>
          <w:tcPr>
            <w:tcW w:w="1110" w:type="dxa"/>
            <w:tcMar>
              <w:top w:w="28" w:type="dxa"/>
              <w:left w:w="28" w:type="dxa"/>
              <w:bottom w:w="28" w:type="dxa"/>
              <w:right w:w="28" w:type="dxa"/>
            </w:tcMar>
            <w:vAlign w:val="center"/>
          </w:tcPr>
          <w:p w14:paraId="353B7534" w14:textId="77777777" w:rsidR="00536A8B" w:rsidRDefault="00000000">
            <w:pPr>
              <w:widowControl w:val="0"/>
              <w:spacing w:line="240" w:lineRule="auto"/>
              <w:jc w:val="center"/>
              <w:rPr>
                <w:sz w:val="16"/>
                <w:szCs w:val="16"/>
              </w:rPr>
            </w:pPr>
            <w:r>
              <w:rPr>
                <w:sz w:val="16"/>
                <w:szCs w:val="16"/>
              </w:rPr>
              <w:t>32.0</w:t>
            </w:r>
          </w:p>
        </w:tc>
        <w:tc>
          <w:tcPr>
            <w:tcW w:w="1245" w:type="dxa"/>
            <w:tcMar>
              <w:top w:w="28" w:type="dxa"/>
              <w:left w:w="28" w:type="dxa"/>
              <w:bottom w:w="28" w:type="dxa"/>
              <w:right w:w="28" w:type="dxa"/>
            </w:tcMar>
            <w:vAlign w:val="center"/>
          </w:tcPr>
          <w:p w14:paraId="450C0F40" w14:textId="77777777" w:rsidR="00536A8B" w:rsidRDefault="00000000">
            <w:pPr>
              <w:widowControl w:val="0"/>
              <w:spacing w:line="240" w:lineRule="auto"/>
              <w:jc w:val="center"/>
              <w:rPr>
                <w:sz w:val="16"/>
                <w:szCs w:val="16"/>
              </w:rPr>
            </w:pPr>
            <w:r>
              <w:rPr>
                <w:sz w:val="16"/>
                <w:szCs w:val="16"/>
              </w:rPr>
              <w:t>31.5 ± 0.4</w:t>
            </w:r>
          </w:p>
        </w:tc>
        <w:tc>
          <w:tcPr>
            <w:tcW w:w="1215" w:type="dxa"/>
            <w:tcMar>
              <w:top w:w="28" w:type="dxa"/>
              <w:left w:w="28" w:type="dxa"/>
              <w:bottom w:w="28" w:type="dxa"/>
              <w:right w:w="28" w:type="dxa"/>
            </w:tcMar>
            <w:vAlign w:val="center"/>
          </w:tcPr>
          <w:p w14:paraId="7AB1EF66" w14:textId="77777777" w:rsidR="00536A8B" w:rsidRDefault="00000000">
            <w:pPr>
              <w:widowControl w:val="0"/>
              <w:spacing w:line="240" w:lineRule="auto"/>
              <w:jc w:val="center"/>
              <w:rPr>
                <w:sz w:val="16"/>
                <w:szCs w:val="16"/>
              </w:rPr>
            </w:pPr>
            <w:r>
              <w:rPr>
                <w:sz w:val="16"/>
                <w:szCs w:val="16"/>
              </w:rPr>
              <w:t>31.6 ± 0.5</w:t>
            </w:r>
          </w:p>
        </w:tc>
      </w:tr>
      <w:tr w:rsidR="00536A8B" w14:paraId="7BCABE4B" w14:textId="77777777">
        <w:tc>
          <w:tcPr>
            <w:tcW w:w="2865" w:type="dxa"/>
            <w:tcBorders>
              <w:top w:val="single" w:sz="5" w:space="0" w:color="3C4043"/>
              <w:left w:val="single" w:sz="5" w:space="0" w:color="3C4043"/>
              <w:bottom w:val="single" w:sz="5" w:space="0" w:color="3C4043"/>
              <w:right w:val="single" w:sz="5" w:space="0" w:color="3C4043"/>
            </w:tcBorders>
            <w:tcMar>
              <w:top w:w="28" w:type="dxa"/>
              <w:left w:w="28" w:type="dxa"/>
              <w:bottom w:w="28" w:type="dxa"/>
              <w:right w:w="28" w:type="dxa"/>
            </w:tcMar>
            <w:vAlign w:val="center"/>
          </w:tcPr>
          <w:p w14:paraId="2C971380" w14:textId="77777777" w:rsidR="00536A8B" w:rsidRDefault="00000000">
            <w:pPr>
              <w:widowControl w:val="0"/>
              <w:jc w:val="center"/>
              <w:rPr>
                <w:b/>
                <w:bCs/>
                <w:sz w:val="16"/>
                <w:szCs w:val="16"/>
                <w:vertAlign w:val="subscript"/>
              </w:rPr>
            </w:pPr>
            <w:proofErr w:type="spellStart"/>
            <w:r>
              <w:rPr>
                <w:b/>
                <w:bCs/>
                <w:sz w:val="16"/>
                <w:szCs w:val="16"/>
              </w:rPr>
              <w:t>pH</w:t>
            </w:r>
            <w:r>
              <w:rPr>
                <w:b/>
                <w:bCs/>
                <w:sz w:val="16"/>
                <w:szCs w:val="16"/>
                <w:vertAlign w:val="subscript"/>
              </w:rPr>
              <w:t>T</w:t>
            </w:r>
            <w:proofErr w:type="spellEnd"/>
          </w:p>
        </w:tc>
        <w:tc>
          <w:tcPr>
            <w:tcW w:w="1275" w:type="dxa"/>
            <w:tcMar>
              <w:top w:w="28" w:type="dxa"/>
              <w:left w:w="28" w:type="dxa"/>
              <w:bottom w:w="28" w:type="dxa"/>
              <w:right w:w="28" w:type="dxa"/>
            </w:tcMar>
            <w:vAlign w:val="center"/>
          </w:tcPr>
          <w:p w14:paraId="3AD3D68A" w14:textId="77777777" w:rsidR="00536A8B" w:rsidRDefault="00000000">
            <w:pPr>
              <w:widowControl w:val="0"/>
              <w:spacing w:line="240" w:lineRule="auto"/>
              <w:jc w:val="center"/>
              <w:rPr>
                <w:sz w:val="16"/>
                <w:szCs w:val="16"/>
              </w:rPr>
            </w:pPr>
            <w:r>
              <w:rPr>
                <w:sz w:val="16"/>
                <w:szCs w:val="16"/>
              </w:rPr>
              <w:t>7.96 ± 0.01</w:t>
            </w:r>
          </w:p>
        </w:tc>
        <w:tc>
          <w:tcPr>
            <w:tcW w:w="1245" w:type="dxa"/>
            <w:tcMar>
              <w:top w:w="28" w:type="dxa"/>
              <w:left w:w="28" w:type="dxa"/>
              <w:bottom w:w="28" w:type="dxa"/>
              <w:right w:w="28" w:type="dxa"/>
            </w:tcMar>
            <w:vAlign w:val="center"/>
          </w:tcPr>
          <w:p w14:paraId="6BDA3915" w14:textId="77777777" w:rsidR="00536A8B" w:rsidRDefault="00000000">
            <w:pPr>
              <w:widowControl w:val="0"/>
              <w:spacing w:line="240" w:lineRule="auto"/>
              <w:jc w:val="center"/>
              <w:rPr>
                <w:sz w:val="16"/>
                <w:szCs w:val="16"/>
              </w:rPr>
            </w:pPr>
            <w:r>
              <w:rPr>
                <w:sz w:val="16"/>
                <w:szCs w:val="16"/>
              </w:rPr>
              <w:t>7.76 ± 0.01</w:t>
            </w:r>
          </w:p>
        </w:tc>
        <w:tc>
          <w:tcPr>
            <w:tcW w:w="1110" w:type="dxa"/>
            <w:tcMar>
              <w:top w:w="28" w:type="dxa"/>
              <w:left w:w="28" w:type="dxa"/>
              <w:bottom w:w="28" w:type="dxa"/>
              <w:right w:w="28" w:type="dxa"/>
            </w:tcMar>
            <w:vAlign w:val="center"/>
          </w:tcPr>
          <w:p w14:paraId="2DCCC960" w14:textId="77777777" w:rsidR="00536A8B" w:rsidRDefault="00000000">
            <w:pPr>
              <w:widowControl w:val="0"/>
              <w:spacing w:line="240" w:lineRule="auto"/>
              <w:jc w:val="center"/>
              <w:rPr>
                <w:sz w:val="16"/>
                <w:szCs w:val="16"/>
              </w:rPr>
            </w:pPr>
            <w:r>
              <w:rPr>
                <w:sz w:val="16"/>
                <w:szCs w:val="16"/>
              </w:rPr>
              <w:t>7.52 ± 0.01</w:t>
            </w:r>
          </w:p>
        </w:tc>
        <w:tc>
          <w:tcPr>
            <w:tcW w:w="1245" w:type="dxa"/>
            <w:tcMar>
              <w:top w:w="28" w:type="dxa"/>
              <w:left w:w="28" w:type="dxa"/>
              <w:bottom w:w="28" w:type="dxa"/>
              <w:right w:w="28" w:type="dxa"/>
            </w:tcMar>
            <w:vAlign w:val="center"/>
          </w:tcPr>
          <w:p w14:paraId="24562D56" w14:textId="77777777" w:rsidR="00536A8B" w:rsidRDefault="00000000">
            <w:pPr>
              <w:widowControl w:val="0"/>
              <w:spacing w:line="240" w:lineRule="auto"/>
              <w:jc w:val="center"/>
              <w:rPr>
                <w:sz w:val="16"/>
                <w:szCs w:val="16"/>
              </w:rPr>
            </w:pPr>
            <w:r>
              <w:rPr>
                <w:sz w:val="16"/>
                <w:szCs w:val="16"/>
              </w:rPr>
              <w:t>7.79 ± 0.02</w:t>
            </w:r>
          </w:p>
        </w:tc>
        <w:tc>
          <w:tcPr>
            <w:tcW w:w="1215" w:type="dxa"/>
            <w:tcMar>
              <w:top w:w="28" w:type="dxa"/>
              <w:left w:w="28" w:type="dxa"/>
              <w:bottom w:w="28" w:type="dxa"/>
              <w:right w:w="28" w:type="dxa"/>
            </w:tcMar>
            <w:vAlign w:val="center"/>
          </w:tcPr>
          <w:p w14:paraId="1915FE55" w14:textId="77777777" w:rsidR="00536A8B" w:rsidRDefault="00000000">
            <w:pPr>
              <w:widowControl w:val="0"/>
              <w:spacing w:line="240" w:lineRule="auto"/>
              <w:jc w:val="center"/>
              <w:rPr>
                <w:sz w:val="16"/>
                <w:szCs w:val="16"/>
              </w:rPr>
            </w:pPr>
            <w:r>
              <w:rPr>
                <w:sz w:val="16"/>
                <w:szCs w:val="16"/>
              </w:rPr>
              <w:t>7.49 ± 0.04</w:t>
            </w:r>
          </w:p>
        </w:tc>
      </w:tr>
      <w:tr w:rsidR="00536A8B" w14:paraId="64D4D1B8" w14:textId="77777777">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2BF34506" w14:textId="77777777" w:rsidR="00536A8B" w:rsidRDefault="00000000">
            <w:pPr>
              <w:widowControl w:val="0"/>
              <w:jc w:val="center"/>
              <w:rPr>
                <w:b/>
                <w:bCs/>
                <w:sz w:val="16"/>
                <w:szCs w:val="16"/>
              </w:rPr>
            </w:pPr>
            <w:r>
              <w:rPr>
                <w:b/>
                <w:bCs/>
                <w:sz w:val="16"/>
                <w:szCs w:val="16"/>
              </w:rPr>
              <w:t>Alkalinity (mmol/kg)</w:t>
            </w:r>
          </w:p>
        </w:tc>
        <w:tc>
          <w:tcPr>
            <w:tcW w:w="1275" w:type="dxa"/>
            <w:tcMar>
              <w:top w:w="28" w:type="dxa"/>
              <w:left w:w="28" w:type="dxa"/>
              <w:bottom w:w="28" w:type="dxa"/>
              <w:right w:w="28" w:type="dxa"/>
            </w:tcMar>
            <w:vAlign w:val="center"/>
          </w:tcPr>
          <w:p w14:paraId="2EABC1BC" w14:textId="77777777" w:rsidR="00536A8B" w:rsidRDefault="00000000">
            <w:pPr>
              <w:widowControl w:val="0"/>
              <w:spacing w:line="240" w:lineRule="auto"/>
              <w:jc w:val="center"/>
              <w:rPr>
                <w:sz w:val="16"/>
                <w:szCs w:val="16"/>
              </w:rPr>
            </w:pPr>
            <w:r>
              <w:rPr>
                <w:sz w:val="16"/>
                <w:szCs w:val="16"/>
              </w:rPr>
              <w:t>2.17</w:t>
            </w:r>
          </w:p>
        </w:tc>
        <w:tc>
          <w:tcPr>
            <w:tcW w:w="1245" w:type="dxa"/>
            <w:tcMar>
              <w:top w:w="28" w:type="dxa"/>
              <w:left w:w="28" w:type="dxa"/>
              <w:bottom w:w="28" w:type="dxa"/>
              <w:right w:w="28" w:type="dxa"/>
            </w:tcMar>
            <w:vAlign w:val="center"/>
          </w:tcPr>
          <w:p w14:paraId="0E3418E0" w14:textId="77777777" w:rsidR="00536A8B" w:rsidRDefault="00000000">
            <w:pPr>
              <w:widowControl w:val="0"/>
              <w:spacing w:line="240" w:lineRule="auto"/>
              <w:jc w:val="center"/>
              <w:rPr>
                <w:sz w:val="16"/>
                <w:szCs w:val="16"/>
              </w:rPr>
            </w:pPr>
            <w:r>
              <w:rPr>
                <w:sz w:val="16"/>
                <w:szCs w:val="16"/>
              </w:rPr>
              <w:t>2.17</w:t>
            </w:r>
          </w:p>
        </w:tc>
        <w:tc>
          <w:tcPr>
            <w:tcW w:w="1110" w:type="dxa"/>
            <w:tcMar>
              <w:top w:w="28" w:type="dxa"/>
              <w:left w:w="28" w:type="dxa"/>
              <w:bottom w:w="28" w:type="dxa"/>
              <w:right w:w="28" w:type="dxa"/>
            </w:tcMar>
            <w:vAlign w:val="center"/>
          </w:tcPr>
          <w:p w14:paraId="7FAAF91A" w14:textId="77777777" w:rsidR="00536A8B" w:rsidRDefault="00000000">
            <w:pPr>
              <w:widowControl w:val="0"/>
              <w:spacing w:line="240" w:lineRule="auto"/>
              <w:jc w:val="center"/>
              <w:rPr>
                <w:sz w:val="16"/>
                <w:szCs w:val="16"/>
              </w:rPr>
            </w:pPr>
            <w:r>
              <w:rPr>
                <w:sz w:val="16"/>
                <w:szCs w:val="16"/>
              </w:rPr>
              <w:t>2.17</w:t>
            </w:r>
          </w:p>
        </w:tc>
        <w:tc>
          <w:tcPr>
            <w:tcW w:w="1245" w:type="dxa"/>
            <w:tcMar>
              <w:top w:w="28" w:type="dxa"/>
              <w:left w:w="28" w:type="dxa"/>
              <w:bottom w:w="28" w:type="dxa"/>
              <w:right w:w="28" w:type="dxa"/>
            </w:tcMar>
            <w:vAlign w:val="center"/>
          </w:tcPr>
          <w:p w14:paraId="5D234F55" w14:textId="77777777" w:rsidR="00536A8B" w:rsidRDefault="00000000">
            <w:pPr>
              <w:widowControl w:val="0"/>
              <w:spacing w:line="240" w:lineRule="auto"/>
              <w:jc w:val="center"/>
              <w:rPr>
                <w:b/>
                <w:bCs/>
                <w:sz w:val="16"/>
                <w:szCs w:val="16"/>
              </w:rPr>
            </w:pPr>
            <w:r>
              <w:rPr>
                <w:sz w:val="16"/>
                <w:szCs w:val="16"/>
              </w:rPr>
              <w:t>2.14 ±.0.02</w:t>
            </w:r>
          </w:p>
        </w:tc>
        <w:tc>
          <w:tcPr>
            <w:tcW w:w="1215" w:type="dxa"/>
            <w:tcMar>
              <w:top w:w="28" w:type="dxa"/>
              <w:left w:w="28" w:type="dxa"/>
              <w:bottom w:w="28" w:type="dxa"/>
              <w:right w:w="28" w:type="dxa"/>
            </w:tcMar>
            <w:vAlign w:val="center"/>
          </w:tcPr>
          <w:p w14:paraId="2EA75782" w14:textId="77777777" w:rsidR="00536A8B" w:rsidRDefault="00000000">
            <w:pPr>
              <w:widowControl w:val="0"/>
              <w:spacing w:line="240" w:lineRule="auto"/>
              <w:jc w:val="center"/>
              <w:rPr>
                <w:b/>
                <w:bCs/>
                <w:sz w:val="16"/>
                <w:szCs w:val="16"/>
              </w:rPr>
            </w:pPr>
            <w:r>
              <w:rPr>
                <w:sz w:val="16"/>
                <w:szCs w:val="16"/>
              </w:rPr>
              <w:t xml:space="preserve">2.15 ± 0.02 </w:t>
            </w:r>
          </w:p>
        </w:tc>
      </w:tr>
      <w:tr w:rsidR="00536A8B" w14:paraId="57308BF1" w14:textId="77777777">
        <w:trPr>
          <w:trHeight w:val="60"/>
        </w:trPr>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537E6239" w14:textId="77777777" w:rsidR="00536A8B" w:rsidRDefault="00000000">
            <w:pPr>
              <w:widowControl w:val="0"/>
              <w:jc w:val="center"/>
              <w:rPr>
                <w:b/>
                <w:bCs/>
                <w:sz w:val="16"/>
                <w:szCs w:val="16"/>
              </w:rPr>
            </w:pPr>
            <w:r>
              <w:rPr>
                <w:b/>
                <w:bCs/>
                <w:sz w:val="16"/>
                <w:szCs w:val="16"/>
              </w:rPr>
              <w:t>pCO</w:t>
            </w:r>
            <w:proofErr w:type="gramStart"/>
            <w:r>
              <w:rPr>
                <w:b/>
                <w:bCs/>
                <w:sz w:val="16"/>
                <w:szCs w:val="16"/>
                <w:vertAlign w:val="subscript"/>
              </w:rPr>
              <w:t>2</w:t>
            </w:r>
            <w:r>
              <w:rPr>
                <w:b/>
                <w:bCs/>
                <w:sz w:val="16"/>
                <w:szCs w:val="16"/>
              </w:rPr>
              <w:t xml:space="preserve">  (</w:t>
            </w:r>
            <w:proofErr w:type="gramEnd"/>
            <w:r>
              <w:rPr>
                <w:b/>
                <w:bCs/>
                <w:sz w:val="16"/>
                <w:szCs w:val="16"/>
              </w:rPr>
              <w:t>µatm)</w:t>
            </w:r>
          </w:p>
        </w:tc>
        <w:tc>
          <w:tcPr>
            <w:tcW w:w="1275" w:type="dxa"/>
            <w:tcMar>
              <w:top w:w="28" w:type="dxa"/>
              <w:left w:w="28" w:type="dxa"/>
              <w:bottom w:w="28" w:type="dxa"/>
              <w:right w:w="28" w:type="dxa"/>
            </w:tcMar>
            <w:vAlign w:val="center"/>
          </w:tcPr>
          <w:p w14:paraId="328B1181" w14:textId="77777777" w:rsidR="00536A8B" w:rsidRDefault="00000000">
            <w:pPr>
              <w:widowControl w:val="0"/>
              <w:spacing w:line="240" w:lineRule="auto"/>
              <w:jc w:val="center"/>
              <w:rPr>
                <w:sz w:val="16"/>
                <w:szCs w:val="16"/>
              </w:rPr>
            </w:pPr>
            <w:r>
              <w:rPr>
                <w:sz w:val="16"/>
                <w:szCs w:val="16"/>
              </w:rPr>
              <w:t>463 ± 7</w:t>
            </w:r>
          </w:p>
        </w:tc>
        <w:tc>
          <w:tcPr>
            <w:tcW w:w="1245" w:type="dxa"/>
            <w:tcMar>
              <w:top w:w="28" w:type="dxa"/>
              <w:left w:w="28" w:type="dxa"/>
              <w:bottom w:w="28" w:type="dxa"/>
              <w:right w:w="28" w:type="dxa"/>
            </w:tcMar>
            <w:vAlign w:val="center"/>
          </w:tcPr>
          <w:p w14:paraId="1C2B51D0" w14:textId="77777777" w:rsidR="00536A8B" w:rsidRDefault="00000000">
            <w:pPr>
              <w:widowControl w:val="0"/>
              <w:spacing w:line="240" w:lineRule="auto"/>
              <w:jc w:val="center"/>
              <w:rPr>
                <w:sz w:val="16"/>
                <w:szCs w:val="16"/>
              </w:rPr>
            </w:pPr>
            <w:r>
              <w:rPr>
                <w:sz w:val="16"/>
                <w:szCs w:val="16"/>
              </w:rPr>
              <w:t>764 ± 19</w:t>
            </w:r>
          </w:p>
        </w:tc>
        <w:tc>
          <w:tcPr>
            <w:tcW w:w="1110" w:type="dxa"/>
            <w:tcMar>
              <w:top w:w="28" w:type="dxa"/>
              <w:left w:w="28" w:type="dxa"/>
              <w:bottom w:w="28" w:type="dxa"/>
              <w:right w:w="28" w:type="dxa"/>
            </w:tcMar>
            <w:vAlign w:val="center"/>
          </w:tcPr>
          <w:p w14:paraId="44EE6B22" w14:textId="77777777" w:rsidR="00536A8B" w:rsidRDefault="00000000">
            <w:pPr>
              <w:widowControl w:val="0"/>
              <w:spacing w:line="240" w:lineRule="auto"/>
              <w:jc w:val="center"/>
              <w:rPr>
                <w:sz w:val="16"/>
                <w:szCs w:val="16"/>
              </w:rPr>
            </w:pPr>
            <w:r>
              <w:rPr>
                <w:sz w:val="16"/>
                <w:szCs w:val="16"/>
              </w:rPr>
              <w:t>1,348 ± 19</w:t>
            </w:r>
          </w:p>
        </w:tc>
        <w:tc>
          <w:tcPr>
            <w:tcW w:w="1245" w:type="dxa"/>
            <w:tcMar>
              <w:top w:w="28" w:type="dxa"/>
              <w:left w:w="28" w:type="dxa"/>
              <w:bottom w:w="28" w:type="dxa"/>
              <w:right w:w="28" w:type="dxa"/>
            </w:tcMar>
            <w:vAlign w:val="center"/>
          </w:tcPr>
          <w:p w14:paraId="0990D7A3" w14:textId="77777777" w:rsidR="00536A8B" w:rsidRDefault="00000000">
            <w:pPr>
              <w:widowControl w:val="0"/>
              <w:spacing w:line="240" w:lineRule="auto"/>
              <w:jc w:val="center"/>
              <w:rPr>
                <w:sz w:val="16"/>
                <w:szCs w:val="16"/>
              </w:rPr>
            </w:pPr>
            <w:r>
              <w:rPr>
                <w:sz w:val="16"/>
                <w:szCs w:val="16"/>
              </w:rPr>
              <w:t>711 ± 44</w:t>
            </w:r>
          </w:p>
        </w:tc>
        <w:tc>
          <w:tcPr>
            <w:tcW w:w="1215" w:type="dxa"/>
            <w:tcMar>
              <w:top w:w="28" w:type="dxa"/>
              <w:left w:w="28" w:type="dxa"/>
              <w:bottom w:w="28" w:type="dxa"/>
              <w:right w:w="28" w:type="dxa"/>
            </w:tcMar>
            <w:vAlign w:val="center"/>
          </w:tcPr>
          <w:p w14:paraId="14AD4B5B" w14:textId="77777777" w:rsidR="00536A8B" w:rsidRDefault="00000000">
            <w:pPr>
              <w:widowControl w:val="0"/>
              <w:spacing w:line="240" w:lineRule="auto"/>
              <w:jc w:val="center"/>
              <w:rPr>
                <w:sz w:val="16"/>
                <w:szCs w:val="16"/>
              </w:rPr>
            </w:pPr>
            <w:r>
              <w:rPr>
                <w:sz w:val="16"/>
                <w:szCs w:val="16"/>
              </w:rPr>
              <w:t>1,459 ± 132</w:t>
            </w:r>
          </w:p>
        </w:tc>
      </w:tr>
      <w:tr w:rsidR="00536A8B" w14:paraId="335C19DB" w14:textId="77777777">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7C758AFE" w14:textId="77777777" w:rsidR="00536A8B" w:rsidRDefault="00000000">
            <w:pPr>
              <w:widowControl w:val="0"/>
              <w:jc w:val="center"/>
              <w:rPr>
                <w:b/>
                <w:bCs/>
                <w:sz w:val="16"/>
                <w:szCs w:val="16"/>
              </w:rPr>
            </w:pPr>
            <w:r>
              <w:rPr>
                <w:b/>
                <w:bCs/>
                <w:sz w:val="16"/>
                <w:szCs w:val="16"/>
              </w:rPr>
              <w:t>HCO</w:t>
            </w:r>
            <w:r>
              <w:rPr>
                <w:b/>
                <w:bCs/>
                <w:sz w:val="16"/>
                <w:szCs w:val="16"/>
                <w:vertAlign w:val="subscript"/>
              </w:rPr>
              <w:t>3</w:t>
            </w:r>
            <w:r>
              <w:rPr>
                <w:b/>
                <w:bCs/>
                <w:sz w:val="16"/>
                <w:szCs w:val="16"/>
                <w:vertAlign w:val="superscript"/>
              </w:rPr>
              <w:t>-</w:t>
            </w:r>
            <w:r>
              <w:rPr>
                <w:b/>
                <w:bCs/>
                <w:sz w:val="16"/>
                <w:szCs w:val="16"/>
              </w:rPr>
              <w:t xml:space="preserve"> (mmol/kg)</w:t>
            </w:r>
          </w:p>
        </w:tc>
        <w:tc>
          <w:tcPr>
            <w:tcW w:w="1275" w:type="dxa"/>
            <w:tcMar>
              <w:top w:w="28" w:type="dxa"/>
              <w:left w:w="28" w:type="dxa"/>
              <w:bottom w:w="28" w:type="dxa"/>
              <w:right w:w="28" w:type="dxa"/>
            </w:tcMar>
            <w:vAlign w:val="center"/>
          </w:tcPr>
          <w:p w14:paraId="4462286F" w14:textId="77777777" w:rsidR="00536A8B" w:rsidRDefault="00000000">
            <w:pPr>
              <w:widowControl w:val="0"/>
              <w:spacing w:line="240" w:lineRule="auto"/>
              <w:jc w:val="center"/>
              <w:rPr>
                <w:sz w:val="16"/>
                <w:szCs w:val="16"/>
              </w:rPr>
            </w:pPr>
            <w:r>
              <w:rPr>
                <w:sz w:val="16"/>
                <w:szCs w:val="16"/>
              </w:rPr>
              <w:t>1.972 ± 0.002</w:t>
            </w:r>
          </w:p>
        </w:tc>
        <w:tc>
          <w:tcPr>
            <w:tcW w:w="1245" w:type="dxa"/>
            <w:tcMar>
              <w:top w:w="28" w:type="dxa"/>
              <w:left w:w="28" w:type="dxa"/>
              <w:bottom w:w="28" w:type="dxa"/>
              <w:right w:w="28" w:type="dxa"/>
            </w:tcMar>
            <w:vAlign w:val="center"/>
          </w:tcPr>
          <w:p w14:paraId="04B61567" w14:textId="77777777" w:rsidR="00536A8B" w:rsidRDefault="00000000">
            <w:pPr>
              <w:widowControl w:val="0"/>
              <w:spacing w:line="240" w:lineRule="auto"/>
              <w:jc w:val="center"/>
              <w:rPr>
                <w:sz w:val="16"/>
                <w:szCs w:val="16"/>
              </w:rPr>
            </w:pPr>
            <w:r>
              <w:rPr>
                <w:sz w:val="16"/>
                <w:szCs w:val="16"/>
              </w:rPr>
              <w:t>2.045 ± 0.002</w:t>
            </w:r>
          </w:p>
        </w:tc>
        <w:tc>
          <w:tcPr>
            <w:tcW w:w="1110" w:type="dxa"/>
            <w:tcMar>
              <w:top w:w="28" w:type="dxa"/>
              <w:left w:w="28" w:type="dxa"/>
              <w:bottom w:w="28" w:type="dxa"/>
              <w:right w:w="28" w:type="dxa"/>
            </w:tcMar>
            <w:vAlign w:val="center"/>
          </w:tcPr>
          <w:p w14:paraId="585FB32F" w14:textId="77777777" w:rsidR="00536A8B" w:rsidRDefault="00000000">
            <w:pPr>
              <w:widowControl w:val="0"/>
              <w:spacing w:line="240" w:lineRule="auto"/>
              <w:jc w:val="center"/>
              <w:rPr>
                <w:sz w:val="16"/>
                <w:szCs w:val="16"/>
              </w:rPr>
            </w:pPr>
            <w:r>
              <w:rPr>
                <w:sz w:val="16"/>
                <w:szCs w:val="16"/>
              </w:rPr>
              <w:t>2.092 ± 0.001</w:t>
            </w:r>
          </w:p>
        </w:tc>
        <w:tc>
          <w:tcPr>
            <w:tcW w:w="1245" w:type="dxa"/>
            <w:tcMar>
              <w:top w:w="28" w:type="dxa"/>
              <w:left w:w="28" w:type="dxa"/>
              <w:bottom w:w="28" w:type="dxa"/>
              <w:right w:w="28" w:type="dxa"/>
            </w:tcMar>
            <w:vAlign w:val="center"/>
          </w:tcPr>
          <w:p w14:paraId="6A69F6B3" w14:textId="77777777" w:rsidR="00536A8B" w:rsidRDefault="00000000">
            <w:pPr>
              <w:widowControl w:val="0"/>
              <w:spacing w:line="240" w:lineRule="auto"/>
              <w:jc w:val="center"/>
              <w:rPr>
                <w:sz w:val="16"/>
                <w:szCs w:val="16"/>
              </w:rPr>
            </w:pPr>
            <w:r>
              <w:rPr>
                <w:sz w:val="16"/>
                <w:szCs w:val="16"/>
              </w:rPr>
              <w:t>2.005 ± 0.020</w:t>
            </w:r>
          </w:p>
        </w:tc>
        <w:tc>
          <w:tcPr>
            <w:tcW w:w="1215" w:type="dxa"/>
            <w:tcMar>
              <w:top w:w="28" w:type="dxa"/>
              <w:left w:w="28" w:type="dxa"/>
              <w:bottom w:w="28" w:type="dxa"/>
              <w:right w:w="28" w:type="dxa"/>
            </w:tcMar>
            <w:vAlign w:val="center"/>
          </w:tcPr>
          <w:p w14:paraId="7E2A2F0E" w14:textId="77777777" w:rsidR="00536A8B" w:rsidRDefault="00000000">
            <w:pPr>
              <w:widowControl w:val="0"/>
              <w:spacing w:line="240" w:lineRule="auto"/>
              <w:jc w:val="center"/>
              <w:rPr>
                <w:sz w:val="16"/>
                <w:szCs w:val="16"/>
              </w:rPr>
            </w:pPr>
            <w:r>
              <w:rPr>
                <w:sz w:val="16"/>
                <w:szCs w:val="16"/>
              </w:rPr>
              <w:t>2.074 ± 0.021</w:t>
            </w:r>
          </w:p>
        </w:tc>
      </w:tr>
      <w:tr w:rsidR="00536A8B" w14:paraId="5B2F3A8C" w14:textId="77777777">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6F58C471" w14:textId="77777777" w:rsidR="00536A8B" w:rsidRDefault="00000000">
            <w:pPr>
              <w:widowControl w:val="0"/>
              <w:jc w:val="center"/>
              <w:rPr>
                <w:b/>
                <w:bCs/>
                <w:sz w:val="16"/>
                <w:szCs w:val="16"/>
              </w:rPr>
            </w:pPr>
            <w:r>
              <w:rPr>
                <w:b/>
                <w:bCs/>
                <w:sz w:val="16"/>
                <w:szCs w:val="16"/>
              </w:rPr>
              <w:t>CO</w:t>
            </w:r>
            <w:r>
              <w:rPr>
                <w:b/>
                <w:bCs/>
                <w:sz w:val="16"/>
                <w:szCs w:val="16"/>
                <w:vertAlign w:val="subscript"/>
              </w:rPr>
              <w:t>3</w:t>
            </w:r>
            <w:r>
              <w:rPr>
                <w:b/>
                <w:bCs/>
                <w:sz w:val="16"/>
                <w:szCs w:val="16"/>
                <w:vertAlign w:val="superscript"/>
              </w:rPr>
              <w:t>-2</w:t>
            </w:r>
            <w:r>
              <w:rPr>
                <w:b/>
                <w:bCs/>
                <w:sz w:val="16"/>
                <w:szCs w:val="16"/>
              </w:rPr>
              <w:t xml:space="preserve"> (mmol/kg)</w:t>
            </w:r>
          </w:p>
        </w:tc>
        <w:tc>
          <w:tcPr>
            <w:tcW w:w="1275" w:type="dxa"/>
            <w:tcMar>
              <w:top w:w="28" w:type="dxa"/>
              <w:left w:w="28" w:type="dxa"/>
              <w:bottom w:w="28" w:type="dxa"/>
              <w:right w:w="28" w:type="dxa"/>
            </w:tcMar>
            <w:vAlign w:val="center"/>
          </w:tcPr>
          <w:p w14:paraId="3B7513BE" w14:textId="77777777" w:rsidR="00536A8B" w:rsidRDefault="00000000">
            <w:pPr>
              <w:widowControl w:val="0"/>
              <w:spacing w:line="240" w:lineRule="auto"/>
              <w:jc w:val="center"/>
              <w:rPr>
                <w:sz w:val="16"/>
                <w:szCs w:val="16"/>
              </w:rPr>
            </w:pPr>
            <w:r>
              <w:rPr>
                <w:sz w:val="16"/>
                <w:szCs w:val="16"/>
              </w:rPr>
              <w:t>0.079 ± 0.001</w:t>
            </w:r>
          </w:p>
        </w:tc>
        <w:tc>
          <w:tcPr>
            <w:tcW w:w="1245" w:type="dxa"/>
            <w:tcMar>
              <w:top w:w="28" w:type="dxa"/>
              <w:left w:w="28" w:type="dxa"/>
              <w:bottom w:w="28" w:type="dxa"/>
              <w:right w:w="28" w:type="dxa"/>
            </w:tcMar>
            <w:vAlign w:val="center"/>
          </w:tcPr>
          <w:p w14:paraId="1583410F" w14:textId="77777777" w:rsidR="00536A8B" w:rsidRDefault="00000000">
            <w:pPr>
              <w:widowControl w:val="0"/>
              <w:spacing w:line="240" w:lineRule="auto"/>
              <w:jc w:val="center"/>
              <w:rPr>
                <w:sz w:val="16"/>
                <w:szCs w:val="16"/>
              </w:rPr>
            </w:pPr>
            <w:r>
              <w:rPr>
                <w:sz w:val="16"/>
                <w:szCs w:val="16"/>
              </w:rPr>
              <w:t>0.050 ± 0.001</w:t>
            </w:r>
          </w:p>
        </w:tc>
        <w:tc>
          <w:tcPr>
            <w:tcW w:w="1110" w:type="dxa"/>
            <w:tcMar>
              <w:top w:w="28" w:type="dxa"/>
              <w:left w:w="28" w:type="dxa"/>
              <w:bottom w:w="28" w:type="dxa"/>
              <w:right w:w="28" w:type="dxa"/>
            </w:tcMar>
            <w:vAlign w:val="center"/>
          </w:tcPr>
          <w:p w14:paraId="6763988A" w14:textId="77777777" w:rsidR="00536A8B" w:rsidRDefault="00000000">
            <w:pPr>
              <w:widowControl w:val="0"/>
              <w:spacing w:line="240" w:lineRule="auto"/>
              <w:jc w:val="center"/>
              <w:rPr>
                <w:sz w:val="16"/>
                <w:szCs w:val="16"/>
              </w:rPr>
            </w:pPr>
            <w:r>
              <w:rPr>
                <w:sz w:val="16"/>
                <w:szCs w:val="16"/>
              </w:rPr>
              <w:t>0.030 ± 0.001</w:t>
            </w:r>
          </w:p>
        </w:tc>
        <w:tc>
          <w:tcPr>
            <w:tcW w:w="1245" w:type="dxa"/>
            <w:tcMar>
              <w:top w:w="28" w:type="dxa"/>
              <w:left w:w="28" w:type="dxa"/>
              <w:bottom w:w="28" w:type="dxa"/>
              <w:right w:w="28" w:type="dxa"/>
            </w:tcMar>
            <w:vAlign w:val="center"/>
          </w:tcPr>
          <w:p w14:paraId="72DFD9E5" w14:textId="77777777" w:rsidR="00536A8B" w:rsidRDefault="00000000">
            <w:pPr>
              <w:widowControl w:val="0"/>
              <w:spacing w:line="240" w:lineRule="auto"/>
              <w:jc w:val="center"/>
              <w:rPr>
                <w:sz w:val="16"/>
                <w:szCs w:val="16"/>
              </w:rPr>
            </w:pPr>
            <w:r>
              <w:rPr>
                <w:sz w:val="16"/>
                <w:szCs w:val="16"/>
              </w:rPr>
              <w:t>0.054 ± 0.003</w:t>
            </w:r>
          </w:p>
        </w:tc>
        <w:tc>
          <w:tcPr>
            <w:tcW w:w="1215" w:type="dxa"/>
            <w:tcMar>
              <w:top w:w="28" w:type="dxa"/>
              <w:left w:w="28" w:type="dxa"/>
              <w:bottom w:w="28" w:type="dxa"/>
              <w:right w:w="28" w:type="dxa"/>
            </w:tcMar>
            <w:vAlign w:val="center"/>
          </w:tcPr>
          <w:p w14:paraId="10B71863" w14:textId="77777777" w:rsidR="00536A8B" w:rsidRDefault="00000000">
            <w:pPr>
              <w:widowControl w:val="0"/>
              <w:spacing w:line="240" w:lineRule="auto"/>
              <w:jc w:val="center"/>
              <w:rPr>
                <w:sz w:val="16"/>
                <w:szCs w:val="16"/>
              </w:rPr>
            </w:pPr>
            <w:r>
              <w:rPr>
                <w:sz w:val="16"/>
                <w:szCs w:val="16"/>
              </w:rPr>
              <w:t>0.028 ± 0.003</w:t>
            </w:r>
          </w:p>
        </w:tc>
      </w:tr>
      <w:tr w:rsidR="00536A8B" w14:paraId="41E045C0" w14:textId="77777777">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3DE5E99F" w14:textId="77777777" w:rsidR="00536A8B" w:rsidRDefault="00000000">
            <w:pPr>
              <w:widowControl w:val="0"/>
              <w:jc w:val="center"/>
              <w:rPr>
                <w:b/>
                <w:bCs/>
                <w:sz w:val="16"/>
                <w:szCs w:val="16"/>
              </w:rPr>
            </w:pPr>
            <w:r>
              <w:rPr>
                <w:b/>
                <w:bCs/>
                <w:sz w:val="16"/>
                <w:szCs w:val="16"/>
              </w:rPr>
              <w:t>DIC (mmol/kg)</w:t>
            </w:r>
          </w:p>
        </w:tc>
        <w:tc>
          <w:tcPr>
            <w:tcW w:w="1275" w:type="dxa"/>
            <w:tcMar>
              <w:top w:w="28" w:type="dxa"/>
              <w:left w:w="28" w:type="dxa"/>
              <w:bottom w:w="28" w:type="dxa"/>
              <w:right w:w="28" w:type="dxa"/>
            </w:tcMar>
            <w:vAlign w:val="center"/>
          </w:tcPr>
          <w:p w14:paraId="38404DA8" w14:textId="77777777" w:rsidR="00536A8B" w:rsidRDefault="00000000">
            <w:pPr>
              <w:widowControl w:val="0"/>
              <w:spacing w:line="240" w:lineRule="auto"/>
              <w:jc w:val="center"/>
              <w:rPr>
                <w:sz w:val="16"/>
                <w:szCs w:val="16"/>
              </w:rPr>
            </w:pPr>
            <w:r>
              <w:rPr>
                <w:sz w:val="16"/>
                <w:szCs w:val="16"/>
              </w:rPr>
              <w:t>2.08 ± 0.001</w:t>
            </w:r>
          </w:p>
        </w:tc>
        <w:tc>
          <w:tcPr>
            <w:tcW w:w="1245" w:type="dxa"/>
            <w:tcMar>
              <w:top w:w="28" w:type="dxa"/>
              <w:left w:w="28" w:type="dxa"/>
              <w:bottom w:w="28" w:type="dxa"/>
              <w:right w:w="28" w:type="dxa"/>
            </w:tcMar>
            <w:vAlign w:val="center"/>
          </w:tcPr>
          <w:p w14:paraId="15EFF828" w14:textId="77777777" w:rsidR="00536A8B" w:rsidRDefault="00000000">
            <w:pPr>
              <w:widowControl w:val="0"/>
              <w:spacing w:line="240" w:lineRule="auto"/>
              <w:jc w:val="center"/>
              <w:rPr>
                <w:sz w:val="16"/>
                <w:szCs w:val="16"/>
              </w:rPr>
            </w:pPr>
            <w:r>
              <w:rPr>
                <w:sz w:val="16"/>
                <w:szCs w:val="16"/>
              </w:rPr>
              <w:t>2.14 ± 0.002</w:t>
            </w:r>
          </w:p>
        </w:tc>
        <w:tc>
          <w:tcPr>
            <w:tcW w:w="1110" w:type="dxa"/>
            <w:tcMar>
              <w:top w:w="28" w:type="dxa"/>
              <w:left w:w="28" w:type="dxa"/>
              <w:bottom w:w="28" w:type="dxa"/>
              <w:right w:w="28" w:type="dxa"/>
            </w:tcMar>
            <w:vAlign w:val="center"/>
          </w:tcPr>
          <w:p w14:paraId="320FCD01" w14:textId="77777777" w:rsidR="00536A8B" w:rsidRDefault="00000000">
            <w:pPr>
              <w:widowControl w:val="0"/>
              <w:spacing w:line="240" w:lineRule="auto"/>
              <w:jc w:val="center"/>
              <w:rPr>
                <w:sz w:val="16"/>
                <w:szCs w:val="16"/>
              </w:rPr>
            </w:pPr>
            <w:r>
              <w:rPr>
                <w:sz w:val="16"/>
                <w:szCs w:val="16"/>
              </w:rPr>
              <w:t>2.20 ± 0.002</w:t>
            </w:r>
          </w:p>
        </w:tc>
        <w:tc>
          <w:tcPr>
            <w:tcW w:w="1245" w:type="dxa"/>
            <w:tcMar>
              <w:top w:w="28" w:type="dxa"/>
              <w:left w:w="28" w:type="dxa"/>
              <w:bottom w:w="28" w:type="dxa"/>
              <w:right w:w="28" w:type="dxa"/>
            </w:tcMar>
            <w:vAlign w:val="center"/>
          </w:tcPr>
          <w:p w14:paraId="23387B3A" w14:textId="77777777" w:rsidR="00536A8B" w:rsidRDefault="00000000">
            <w:pPr>
              <w:widowControl w:val="0"/>
              <w:spacing w:line="240" w:lineRule="auto"/>
              <w:jc w:val="center"/>
              <w:rPr>
                <w:sz w:val="16"/>
                <w:szCs w:val="16"/>
              </w:rPr>
            </w:pPr>
            <w:r>
              <w:rPr>
                <w:sz w:val="16"/>
                <w:szCs w:val="16"/>
              </w:rPr>
              <w:t>2.10 ± 0.02</w:t>
            </w:r>
          </w:p>
        </w:tc>
        <w:tc>
          <w:tcPr>
            <w:tcW w:w="1215" w:type="dxa"/>
            <w:tcMar>
              <w:top w:w="28" w:type="dxa"/>
              <w:left w:w="28" w:type="dxa"/>
              <w:bottom w:w="28" w:type="dxa"/>
              <w:right w:w="28" w:type="dxa"/>
            </w:tcMar>
            <w:vAlign w:val="center"/>
          </w:tcPr>
          <w:p w14:paraId="48DC2E12" w14:textId="77777777" w:rsidR="00536A8B" w:rsidRDefault="00000000">
            <w:pPr>
              <w:widowControl w:val="0"/>
              <w:spacing w:line="240" w:lineRule="auto"/>
              <w:jc w:val="center"/>
              <w:rPr>
                <w:sz w:val="16"/>
                <w:szCs w:val="16"/>
              </w:rPr>
            </w:pPr>
            <w:r>
              <w:rPr>
                <w:sz w:val="16"/>
                <w:szCs w:val="16"/>
              </w:rPr>
              <w:t>2.18 ± 0.02</w:t>
            </w:r>
          </w:p>
        </w:tc>
      </w:tr>
      <w:tr w:rsidR="00536A8B" w14:paraId="645F441A" w14:textId="77777777">
        <w:trPr>
          <w:trHeight w:val="91"/>
        </w:trPr>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53E0AF17" w14:textId="77777777" w:rsidR="00536A8B" w:rsidRDefault="00000000">
            <w:pPr>
              <w:widowControl w:val="0"/>
              <w:jc w:val="center"/>
              <w:rPr>
                <w:b/>
                <w:bCs/>
                <w:sz w:val="16"/>
                <w:szCs w:val="16"/>
                <w:vertAlign w:val="subscript"/>
              </w:rPr>
            </w:pPr>
            <w:proofErr w:type="spellStart"/>
            <w:r>
              <w:rPr>
                <w:b/>
                <w:bCs/>
                <w:sz w:val="16"/>
                <w:szCs w:val="16"/>
              </w:rPr>
              <w:t>Ω</w:t>
            </w:r>
            <w:r>
              <w:rPr>
                <w:b/>
                <w:bCs/>
                <w:sz w:val="16"/>
                <w:szCs w:val="16"/>
                <w:vertAlign w:val="subscript"/>
              </w:rPr>
              <w:t>Aragonite</w:t>
            </w:r>
            <w:proofErr w:type="spellEnd"/>
          </w:p>
        </w:tc>
        <w:tc>
          <w:tcPr>
            <w:tcW w:w="1275" w:type="dxa"/>
            <w:tcMar>
              <w:top w:w="28" w:type="dxa"/>
              <w:left w:w="28" w:type="dxa"/>
              <w:bottom w:w="28" w:type="dxa"/>
              <w:right w:w="28" w:type="dxa"/>
            </w:tcMar>
            <w:vAlign w:val="center"/>
          </w:tcPr>
          <w:p w14:paraId="6DA9E51D" w14:textId="77777777" w:rsidR="00536A8B" w:rsidRDefault="00000000">
            <w:pPr>
              <w:widowControl w:val="0"/>
              <w:spacing w:line="240" w:lineRule="auto"/>
              <w:jc w:val="center"/>
              <w:rPr>
                <w:sz w:val="16"/>
                <w:szCs w:val="16"/>
              </w:rPr>
            </w:pPr>
            <w:r>
              <w:rPr>
                <w:sz w:val="16"/>
                <w:szCs w:val="16"/>
              </w:rPr>
              <w:t>1.20 ± 0.01</w:t>
            </w:r>
          </w:p>
        </w:tc>
        <w:tc>
          <w:tcPr>
            <w:tcW w:w="1245" w:type="dxa"/>
            <w:tcMar>
              <w:top w:w="28" w:type="dxa"/>
              <w:left w:w="28" w:type="dxa"/>
              <w:bottom w:w="28" w:type="dxa"/>
              <w:right w:w="28" w:type="dxa"/>
            </w:tcMar>
            <w:vAlign w:val="center"/>
          </w:tcPr>
          <w:p w14:paraId="29C7689F" w14:textId="77777777" w:rsidR="00536A8B" w:rsidRDefault="00000000">
            <w:pPr>
              <w:widowControl w:val="0"/>
              <w:spacing w:line="240" w:lineRule="auto"/>
              <w:jc w:val="center"/>
              <w:rPr>
                <w:sz w:val="16"/>
                <w:szCs w:val="16"/>
              </w:rPr>
            </w:pPr>
            <w:r>
              <w:rPr>
                <w:sz w:val="16"/>
                <w:szCs w:val="16"/>
              </w:rPr>
              <w:t>0.77 ± 0.01</w:t>
            </w:r>
          </w:p>
        </w:tc>
        <w:tc>
          <w:tcPr>
            <w:tcW w:w="1110" w:type="dxa"/>
            <w:tcMar>
              <w:top w:w="28" w:type="dxa"/>
              <w:left w:w="28" w:type="dxa"/>
              <w:bottom w:w="28" w:type="dxa"/>
              <w:right w:w="28" w:type="dxa"/>
            </w:tcMar>
            <w:vAlign w:val="center"/>
          </w:tcPr>
          <w:p w14:paraId="62056291" w14:textId="77777777" w:rsidR="00536A8B" w:rsidRDefault="00000000">
            <w:pPr>
              <w:widowControl w:val="0"/>
              <w:spacing w:line="240" w:lineRule="auto"/>
              <w:jc w:val="center"/>
              <w:rPr>
                <w:sz w:val="16"/>
                <w:szCs w:val="16"/>
              </w:rPr>
            </w:pPr>
            <w:r>
              <w:rPr>
                <w:sz w:val="16"/>
                <w:szCs w:val="16"/>
              </w:rPr>
              <w:t>0.45 ± 0.01</w:t>
            </w:r>
          </w:p>
        </w:tc>
        <w:tc>
          <w:tcPr>
            <w:tcW w:w="1245" w:type="dxa"/>
            <w:tcMar>
              <w:top w:w="28" w:type="dxa"/>
              <w:left w:w="28" w:type="dxa"/>
              <w:bottom w:w="28" w:type="dxa"/>
              <w:right w:w="28" w:type="dxa"/>
            </w:tcMar>
            <w:vAlign w:val="center"/>
          </w:tcPr>
          <w:p w14:paraId="03A34778" w14:textId="77777777" w:rsidR="00536A8B" w:rsidRDefault="00000000">
            <w:pPr>
              <w:widowControl w:val="0"/>
              <w:spacing w:line="240" w:lineRule="auto"/>
              <w:jc w:val="center"/>
              <w:rPr>
                <w:sz w:val="16"/>
                <w:szCs w:val="16"/>
              </w:rPr>
            </w:pPr>
            <w:r>
              <w:rPr>
                <w:sz w:val="16"/>
                <w:szCs w:val="16"/>
              </w:rPr>
              <w:t>0.82 ± 0.05</w:t>
            </w:r>
          </w:p>
        </w:tc>
        <w:tc>
          <w:tcPr>
            <w:tcW w:w="1215" w:type="dxa"/>
            <w:tcMar>
              <w:top w:w="28" w:type="dxa"/>
              <w:left w:w="28" w:type="dxa"/>
              <w:bottom w:w="28" w:type="dxa"/>
              <w:right w:w="28" w:type="dxa"/>
            </w:tcMar>
            <w:vAlign w:val="center"/>
          </w:tcPr>
          <w:p w14:paraId="29F98490" w14:textId="77777777" w:rsidR="00536A8B" w:rsidRDefault="00000000">
            <w:pPr>
              <w:widowControl w:val="0"/>
              <w:spacing w:line="240" w:lineRule="auto"/>
              <w:jc w:val="center"/>
              <w:rPr>
                <w:sz w:val="16"/>
                <w:szCs w:val="16"/>
              </w:rPr>
            </w:pPr>
            <w:r>
              <w:rPr>
                <w:sz w:val="16"/>
                <w:szCs w:val="16"/>
              </w:rPr>
              <w:t>0.43 ± 0.04</w:t>
            </w:r>
          </w:p>
        </w:tc>
      </w:tr>
      <w:tr w:rsidR="00536A8B" w14:paraId="43FF6571" w14:textId="77777777">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35C497B3" w14:textId="77777777" w:rsidR="00536A8B" w:rsidRDefault="00000000">
            <w:pPr>
              <w:widowControl w:val="0"/>
              <w:jc w:val="center"/>
              <w:rPr>
                <w:b/>
                <w:bCs/>
                <w:sz w:val="16"/>
                <w:szCs w:val="16"/>
                <w:vertAlign w:val="subscript"/>
              </w:rPr>
            </w:pPr>
            <w:proofErr w:type="spellStart"/>
            <w:r>
              <w:rPr>
                <w:b/>
                <w:bCs/>
                <w:sz w:val="16"/>
                <w:szCs w:val="16"/>
              </w:rPr>
              <w:t>Ω</w:t>
            </w:r>
            <w:r>
              <w:rPr>
                <w:b/>
                <w:bCs/>
                <w:sz w:val="16"/>
                <w:szCs w:val="16"/>
                <w:vertAlign w:val="subscript"/>
              </w:rPr>
              <w:t>Calcite</w:t>
            </w:r>
            <w:proofErr w:type="spellEnd"/>
          </w:p>
        </w:tc>
        <w:tc>
          <w:tcPr>
            <w:tcW w:w="1275" w:type="dxa"/>
            <w:tcMar>
              <w:top w:w="28" w:type="dxa"/>
              <w:left w:w="28" w:type="dxa"/>
              <w:bottom w:w="28" w:type="dxa"/>
              <w:right w:w="28" w:type="dxa"/>
            </w:tcMar>
            <w:vAlign w:val="center"/>
          </w:tcPr>
          <w:p w14:paraId="51FC8A57" w14:textId="77777777" w:rsidR="00536A8B" w:rsidRDefault="00000000">
            <w:pPr>
              <w:widowControl w:val="0"/>
              <w:spacing w:line="240" w:lineRule="auto"/>
              <w:jc w:val="center"/>
              <w:rPr>
                <w:sz w:val="16"/>
                <w:szCs w:val="16"/>
              </w:rPr>
            </w:pPr>
            <w:r>
              <w:rPr>
                <w:sz w:val="16"/>
                <w:szCs w:val="16"/>
              </w:rPr>
              <w:t>1.91 ± 0.02</w:t>
            </w:r>
          </w:p>
        </w:tc>
        <w:tc>
          <w:tcPr>
            <w:tcW w:w="1245" w:type="dxa"/>
            <w:tcMar>
              <w:top w:w="28" w:type="dxa"/>
              <w:left w:w="28" w:type="dxa"/>
              <w:bottom w:w="28" w:type="dxa"/>
              <w:right w:w="28" w:type="dxa"/>
            </w:tcMar>
            <w:vAlign w:val="center"/>
          </w:tcPr>
          <w:p w14:paraId="6053FD0D" w14:textId="77777777" w:rsidR="00536A8B" w:rsidRDefault="00000000">
            <w:pPr>
              <w:widowControl w:val="0"/>
              <w:spacing w:line="240" w:lineRule="auto"/>
              <w:jc w:val="center"/>
              <w:rPr>
                <w:sz w:val="16"/>
                <w:szCs w:val="16"/>
              </w:rPr>
            </w:pPr>
            <w:r>
              <w:rPr>
                <w:sz w:val="16"/>
                <w:szCs w:val="16"/>
              </w:rPr>
              <w:t>1.23 ± 0.02</w:t>
            </w:r>
          </w:p>
        </w:tc>
        <w:tc>
          <w:tcPr>
            <w:tcW w:w="1110" w:type="dxa"/>
            <w:tcMar>
              <w:top w:w="28" w:type="dxa"/>
              <w:left w:w="28" w:type="dxa"/>
              <w:bottom w:w="28" w:type="dxa"/>
              <w:right w:w="28" w:type="dxa"/>
            </w:tcMar>
            <w:vAlign w:val="center"/>
          </w:tcPr>
          <w:p w14:paraId="111FC693" w14:textId="77777777" w:rsidR="00536A8B" w:rsidRDefault="00000000">
            <w:pPr>
              <w:widowControl w:val="0"/>
              <w:spacing w:line="240" w:lineRule="auto"/>
              <w:jc w:val="center"/>
              <w:rPr>
                <w:sz w:val="16"/>
                <w:szCs w:val="16"/>
              </w:rPr>
            </w:pPr>
            <w:r>
              <w:rPr>
                <w:sz w:val="16"/>
                <w:szCs w:val="16"/>
              </w:rPr>
              <w:t>0.72 ± 0.01</w:t>
            </w:r>
          </w:p>
        </w:tc>
        <w:tc>
          <w:tcPr>
            <w:tcW w:w="1245" w:type="dxa"/>
            <w:tcMar>
              <w:top w:w="28" w:type="dxa"/>
              <w:left w:w="28" w:type="dxa"/>
              <w:bottom w:w="28" w:type="dxa"/>
              <w:right w:w="28" w:type="dxa"/>
            </w:tcMar>
            <w:vAlign w:val="center"/>
          </w:tcPr>
          <w:p w14:paraId="0B11A9A2" w14:textId="77777777" w:rsidR="00536A8B" w:rsidRDefault="00000000">
            <w:pPr>
              <w:widowControl w:val="0"/>
              <w:spacing w:line="240" w:lineRule="auto"/>
              <w:jc w:val="center"/>
              <w:rPr>
                <w:sz w:val="16"/>
                <w:szCs w:val="16"/>
              </w:rPr>
            </w:pPr>
            <w:r>
              <w:rPr>
                <w:sz w:val="16"/>
                <w:szCs w:val="16"/>
              </w:rPr>
              <w:t>1.3 ± 0.07</w:t>
            </w:r>
          </w:p>
        </w:tc>
        <w:tc>
          <w:tcPr>
            <w:tcW w:w="1215" w:type="dxa"/>
            <w:tcMar>
              <w:top w:w="28" w:type="dxa"/>
              <w:left w:w="28" w:type="dxa"/>
              <w:bottom w:w="28" w:type="dxa"/>
              <w:right w:w="28" w:type="dxa"/>
            </w:tcMar>
            <w:vAlign w:val="center"/>
          </w:tcPr>
          <w:p w14:paraId="3FA5501E" w14:textId="77777777" w:rsidR="00536A8B" w:rsidRDefault="00000000">
            <w:pPr>
              <w:widowControl w:val="0"/>
              <w:spacing w:line="240" w:lineRule="auto"/>
              <w:jc w:val="center"/>
              <w:rPr>
                <w:sz w:val="16"/>
                <w:szCs w:val="16"/>
              </w:rPr>
            </w:pPr>
            <w:r>
              <w:rPr>
                <w:sz w:val="16"/>
                <w:szCs w:val="16"/>
              </w:rPr>
              <w:t>0.69 ± 0.06</w:t>
            </w:r>
          </w:p>
        </w:tc>
      </w:tr>
    </w:tbl>
    <w:p w14:paraId="37E37206" w14:textId="77777777" w:rsidR="00536A8B" w:rsidRDefault="00000000">
      <w:pPr>
        <w:pStyle w:val="Heading3"/>
      </w:pPr>
      <w:bookmarkStart w:id="41" w:name="_v0040lhy0u1o" w:colFirst="0" w:colLast="0"/>
      <w:bookmarkEnd w:id="41"/>
      <w:r>
        <w:t xml:space="preserve">2.4 Functional Analyses </w:t>
      </w:r>
    </w:p>
    <w:p w14:paraId="2B9A1F15" w14:textId="77777777" w:rsidR="00536A8B" w:rsidRDefault="00000000">
      <w:r>
        <w:t xml:space="preserve">Differentially expressed gene sets were characterized by identifying enriched biological processes based on Gene Ontology (GO) terms and </w:t>
      </w:r>
      <w:proofErr w:type="spellStart"/>
      <w:r>
        <w:t>Uniprot</w:t>
      </w:r>
      <w:proofErr w:type="spellEnd"/>
      <w:r>
        <w:t xml:space="preserve"> keywords. For each set of differentially expressed genes, two enrichment analyses were performed to determine the functions of genes with higher and lower expression in OA treatments compared to control, or in severe OA compared to moderate OA. Enrichment was performed using </w:t>
      </w:r>
      <w:proofErr w:type="spellStart"/>
      <w:r>
        <w:t>Uniprot</w:t>
      </w:r>
      <w:proofErr w:type="spellEnd"/>
      <w:r>
        <w:t xml:space="preserve"> species IDs and the DAVID Bioinformatics Resources (v2023). For each enrichment analysis, the full set of annotated expressed genes was used as the background, P-values were adjusted using the false discovery rate (“FDR”) method, and enriched terms were defined as those with </w:t>
      </w:r>
      <w:proofErr w:type="spellStart"/>
      <w:r>
        <w:t>P</w:t>
      </w:r>
      <w:r>
        <w:rPr>
          <w:vertAlign w:val="subscript"/>
        </w:rPr>
        <w:t>adj</w:t>
      </w:r>
      <w:proofErr w:type="spellEnd"/>
      <w:r>
        <w:t xml:space="preserve"> &lt; 0.1 and at least two contributing genes. In cases where enriched GO terms and </w:t>
      </w:r>
      <w:proofErr w:type="spellStart"/>
      <w:r>
        <w:t>Uniprot</w:t>
      </w:r>
      <w:proofErr w:type="spellEnd"/>
      <w:r>
        <w:t xml:space="preserve"> keywords were the same, we only report GO terms. </w:t>
      </w:r>
    </w:p>
    <w:p w14:paraId="52A7265E" w14:textId="77777777" w:rsidR="00536A8B" w:rsidRDefault="00536A8B"/>
    <w:p w14:paraId="7177D7C3" w14:textId="77777777" w:rsidR="00536A8B" w:rsidRDefault="00000000">
      <w:r>
        <w:t>All bioinformatics analyses were conducted on the NOAA Fisheries high-performance computing (HPC) cluster “Sedna”, maintained by the Northwest Fisheries Science Center (NWFSC) in Sea</w:t>
      </w:r>
      <w:commentRangeStart w:id="42"/>
      <w:r>
        <w:t>ttle, Washington.</w:t>
      </w:r>
      <w:commentRangeEnd w:id="42"/>
      <w:r>
        <w:commentReference w:id="42"/>
      </w:r>
    </w:p>
    <w:p w14:paraId="1D9D3819" w14:textId="77777777" w:rsidR="00536A8B" w:rsidRDefault="00000000">
      <w:pPr>
        <w:pStyle w:val="Heading2"/>
      </w:pPr>
      <w:bookmarkStart w:id="43" w:name="_jzkqxflvc0ii" w:colFirst="0" w:colLast="0"/>
      <w:bookmarkEnd w:id="43"/>
      <w:r>
        <w:lastRenderedPageBreak/>
        <w:t>3. Results</w:t>
      </w:r>
    </w:p>
    <w:p w14:paraId="337DCC0F" w14:textId="77777777" w:rsidR="00536A8B" w:rsidRDefault="00000000">
      <w:pPr>
        <w:pStyle w:val="Heading3"/>
      </w:pPr>
      <w:bookmarkStart w:id="44" w:name="_czhpe4u8vutn" w:colFirst="0" w:colLast="0"/>
      <w:bookmarkEnd w:id="44"/>
      <w:r>
        <w:t xml:space="preserve">3.1 Summary of morphometrics and survival </w:t>
      </w:r>
    </w:p>
    <w:p w14:paraId="7C0A1F08" w14:textId="77777777" w:rsidR="00536A8B" w:rsidRDefault="00000000">
      <w:r>
        <w:t xml:space="preserve">Full results are reported in Long (2025) and summarized here. Across treatments, crabs molted up to three times during the experiment, with most completing their first molt within one month and prior to the Day 88 sampling. Growth metrics (wet mass, carapace width, intermolt duration, and morphometric traits) did not differ among pH treatments. Survival rates through the 88-day gene expression sampling point did not differ by treatment; however, after </w:t>
      </w:r>
      <w:proofErr w:type="gramStart"/>
      <w:r>
        <w:t>continued</w:t>
      </w:r>
      <w:proofErr w:type="gramEnd"/>
      <w:r>
        <w:t xml:space="preserve"> monitoring through 396 days, survival diverged (Figure 1). Differential mortality began after day 250, resulting in &gt;75% survival in ambient and moderate OA treatments but 50% survival under severe OA, where mortality was often associated with molting. The mortality rate in the pH 7.5 treatment was appr. 40% higher than in the other treatments.</w:t>
      </w:r>
    </w:p>
    <w:p w14:paraId="2B556FF7" w14:textId="77777777" w:rsidR="00536A8B" w:rsidRDefault="00000000">
      <w:pPr>
        <w:pStyle w:val="Heading3"/>
      </w:pPr>
      <w:bookmarkStart w:id="45" w:name="_h6li0jgcz8ob" w:colFirst="0" w:colLast="0"/>
      <w:bookmarkEnd w:id="45"/>
      <w:r>
        <w:t xml:space="preserve">3.2 Global expression variability </w:t>
      </w:r>
    </w:p>
    <w:p w14:paraId="07B52C87" w14:textId="77777777" w:rsidR="00536A8B" w:rsidRDefault="00000000">
      <w:r>
        <w:t xml:space="preserve">We analyzed 2.1B read pairs from 62 samples which mapped to a total of 11,097 putative genes (per-sample average of 34.9 ± 7.0M read pairs mapped to 11,000 ± 44 genes; overall mean mapping rate was 78.9 ± 3.5%). After controlling for unknown surrogate variables (see methods &amp; Figure S1), principal component analysis using all genes differentiated individuals by treatment and time along PC1 (9.1% variability) and PC2 (5.7% variability) (Figure 2), and </w:t>
      </w:r>
      <w:proofErr w:type="spellStart"/>
      <w:r>
        <w:t>permANOVA</w:t>
      </w:r>
      <w:proofErr w:type="spellEnd"/>
      <w:r>
        <w:t xml:space="preserve"> detected significant differences in multivariate space among treatments (F</w:t>
      </w:r>
      <w:r>
        <w:rPr>
          <w:vertAlign w:val="subscript"/>
        </w:rPr>
        <w:t>4,56</w:t>
      </w:r>
      <w:r>
        <w:t>=2.55, P=1.0e</w:t>
      </w:r>
      <w:r>
        <w:rPr>
          <w:vertAlign w:val="superscript"/>
        </w:rPr>
        <w:t>-3</w:t>
      </w:r>
      <w:r>
        <w:t>).</w:t>
      </w:r>
    </w:p>
    <w:p w14:paraId="4C79E9B2" w14:textId="77777777" w:rsidR="00536A8B" w:rsidRDefault="00000000">
      <w:r>
        <w:tab/>
        <w:t xml:space="preserve">The genes with the strongest PC1 and PC2 loadings represent those most variable among the ~11,097 genes analyzed and shaped the overall PCA clustering. For each axis, we performed enrichment analysis on the top 1% of genes, defined as </w:t>
      </w:r>
      <w:proofErr w:type="gramStart"/>
      <w:r>
        <w:t>the 0.5</w:t>
      </w:r>
      <w:proofErr w:type="gramEnd"/>
      <w:r>
        <w:t xml:space="preserve">% with the most positive loadings and </w:t>
      </w:r>
      <w:proofErr w:type="gramStart"/>
      <w:r>
        <w:t>the 0.5</w:t>
      </w:r>
      <w:proofErr w:type="gramEnd"/>
      <w:r>
        <w:t>% with the most negative loadings.</w:t>
      </w:r>
    </w:p>
    <w:p w14:paraId="7C072368" w14:textId="77777777" w:rsidR="00536A8B" w:rsidRDefault="00000000">
      <w:pPr>
        <w:ind w:firstLine="720"/>
      </w:pPr>
      <w:r>
        <w:t xml:space="preserve">Genes with the largest negative PC1 loadings were those most highly expressed in the two short-term OA treatments (red and yellow in Figure 2), were strongly enriched for the </w:t>
      </w:r>
      <w:proofErr w:type="spellStart"/>
      <w:r>
        <w:t>Uniprot</w:t>
      </w:r>
      <w:proofErr w:type="spellEnd"/>
      <w:r>
        <w:t xml:space="preserve"> keyword stress response (FDR=2e</w:t>
      </w:r>
      <w:r>
        <w:rPr>
          <w:vertAlign w:val="superscript"/>
        </w:rPr>
        <w:t>-9</w:t>
      </w:r>
      <w:r>
        <w:t>) and GO processes protein refolding (FDR=5e</w:t>
      </w:r>
      <w:r>
        <w:rPr>
          <w:vertAlign w:val="superscript"/>
        </w:rPr>
        <w:t>-11</w:t>
      </w:r>
      <w:r>
        <w:t>), chaperone cofactor-dependent protein refolding (FDR=2e</w:t>
      </w:r>
      <w:r>
        <w:rPr>
          <w:vertAlign w:val="superscript"/>
        </w:rPr>
        <w:t>-8</w:t>
      </w:r>
      <w:r>
        <w:t>), and cellular response to unfolded protein (4.3e</w:t>
      </w:r>
      <w:r>
        <w:rPr>
          <w:vertAlign w:val="superscript"/>
        </w:rPr>
        <w:t>-2</w:t>
      </w:r>
      <w:r>
        <w:t xml:space="preserve">), due to high prevalence of molecular chaperones (e.g., HSP90). The ten genes with the largest negative PC1 loadings included two heat shock proteins (HSP90AA1, HSP71_1), two cuticle proteins (CUPA3_0, CUPA3_2), a detoxicant (UGT2B15), and five hypothetical proteins (Table S1). Genes with the largest positive PC1 loadings had higher expression in the long-term OA treatments (orange and dark red) </w:t>
      </w:r>
      <w:proofErr w:type="gramStart"/>
      <w:r>
        <w:t>and,</w:t>
      </w:r>
      <w:proofErr w:type="gramEnd"/>
      <w:r>
        <w:t xml:space="preserve"> were enriched for GO processes vitamin K metabolic process (FDR=0.0027), triglyceride catabolic process (FDR=0.0028), and lipid metabolic process (FDR=0.0028). The ten genes with the largest positive PC1 loadings included two pancreatic lipase-related proteins (PNLIPRP2_1, PNLIPRP1_0), three solute carrier transporters (SLC18B1_0, SLC15A1, MFSD12_1), an ankyrin structural protein (ANK1), a leukocyte receptor cluster member (LENG9), and three hypothetical proteins (Table S1).</w:t>
      </w:r>
    </w:p>
    <w:p w14:paraId="38E65381" w14:textId="77777777" w:rsidR="00536A8B" w:rsidRDefault="00000000">
      <w:pPr>
        <w:ind w:firstLine="720"/>
        <w:rPr>
          <w:b/>
          <w:bCs/>
        </w:rPr>
      </w:pPr>
      <w:r>
        <w:t xml:space="preserve">Genes with the largest positive PC2 loadings had higher expression in many long-term severe OA </w:t>
      </w:r>
      <w:commentRangeStart w:id="46"/>
      <w:r>
        <w:t>individuals</w:t>
      </w:r>
      <w:commentRangeEnd w:id="46"/>
      <w:r>
        <w:commentReference w:id="46"/>
      </w:r>
      <w:r>
        <w:t xml:space="preserve"> and some short-term OA individuals, were enriched for positive regulation </w:t>
      </w:r>
      <w:r>
        <w:lastRenderedPageBreak/>
        <w:t xml:space="preserve">of reactive oxygen species metabolic process (FDR=0.047) and vitamin K metabolic process (FDR=0.01), and the ten genes with highest PC2 loadings included an immune-related receptor (LENG9), a redox regulator (DOXA-1), a carboxylesterase (EST6_2), a carnitine biosynthesis enzyme (BBOX1_6), and six hypothetical proteins (Table S1). Genes with the largest negative PC2 loadings were those with highest expression in time-0 controls and some short-term OA individuals, were enriched for peptide metabolic process (FDR=0.038) and </w:t>
      </w:r>
      <w:proofErr w:type="spellStart"/>
      <w:r>
        <w:t>protolysis</w:t>
      </w:r>
      <w:proofErr w:type="spellEnd"/>
      <w:r>
        <w:t xml:space="preserve"> (FDR=0.070), and the top ten genes included a serine protease (PRSS55), an integumentary mucin (MUCB1), an antimicrobial peptide (ALF_2), a carboxypeptidase (CPB1), and six hypothetical proteins (Table S1). Finally, chitin binding proteins were prevalent in the top PC2 loadings, both positive and negative. </w:t>
      </w:r>
    </w:p>
    <w:p w14:paraId="771E461D" w14:textId="77777777" w:rsidR="00536A8B" w:rsidRDefault="00000000">
      <w:r>
        <w:rPr>
          <w:b/>
          <w:bCs/>
        </w:rPr>
        <w:t>Figure 2</w:t>
      </w:r>
      <w:r>
        <w:t>. Principal component analysis biplot constructed from all analyzed transcripts, showing distinct clustering by pH treatment and exposure duration. PCA was performed on variance-stabilized gene expression data after regressing out latent variation with surrogate variable analysis (SVA). Adjacent heatmaps display z-transformed expression values for the top 1% of genes (n = 110, red = highest expression, blue = lowest expression) with the largest loadings on PC1 and PC2, with enriched processes shown for each gene set. For PC1, rows represent genes and columns represent individual crabs ordered by PC1 score; for PC2, columns represent genes and rows represent individual crabs ordered by PC2 score.</w:t>
      </w:r>
      <w:r>
        <w:rPr>
          <w:noProof/>
        </w:rPr>
        <w:drawing>
          <wp:anchor distT="0" distB="0" distL="0" distR="0" simplePos="0" relativeHeight="251659264" behindDoc="0" locked="0" layoutInCell="1" hidden="0" allowOverlap="1" wp14:anchorId="625F16C5" wp14:editId="74F96EC9">
            <wp:simplePos x="0" y="0"/>
            <wp:positionH relativeFrom="column">
              <wp:posOffset>52388</wp:posOffset>
            </wp:positionH>
            <wp:positionV relativeFrom="paragraph">
              <wp:posOffset>57150</wp:posOffset>
            </wp:positionV>
            <wp:extent cx="5834063" cy="4861719"/>
            <wp:effectExtent l="0" t="0" r="0" b="0"/>
            <wp:wrapTopAndBottom distT="0" dist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6"/>
                    <a:srcRect/>
                    <a:stretch>
                      <a:fillRect/>
                    </a:stretch>
                  </pic:blipFill>
                  <pic:spPr>
                    <a:xfrm>
                      <a:off x="0" y="0"/>
                      <a:ext cx="5834063" cy="4861719"/>
                    </a:xfrm>
                    <a:prstGeom prst="rect">
                      <a:avLst/>
                    </a:prstGeom>
                    <a:ln/>
                  </pic:spPr>
                </pic:pic>
              </a:graphicData>
            </a:graphic>
          </wp:anchor>
        </w:drawing>
      </w:r>
    </w:p>
    <w:p w14:paraId="5F74C6F6" w14:textId="77777777" w:rsidR="00536A8B" w:rsidRDefault="00000000">
      <w:pPr>
        <w:pStyle w:val="Heading3"/>
      </w:pPr>
      <w:bookmarkStart w:id="47" w:name="_lyufxuduev9" w:colFirst="0" w:colLast="0"/>
      <w:bookmarkEnd w:id="47"/>
      <w:r>
        <w:lastRenderedPageBreak/>
        <w:t>3.3 Short term acclimation mechanisms: differential expression at 8 hours</w:t>
      </w:r>
    </w:p>
    <w:p w14:paraId="1E01B219" w14:textId="77777777" w:rsidR="00536A8B" w:rsidRDefault="00000000">
      <w:r>
        <w:t xml:space="preserve">We compared gene expression of crab sampled from ambient pH at time-0 to those exposed to moderate (pH 7.8) and severe (pH 7.5) acidification for 8 h to identify short-term acclimation mechanisms. </w:t>
      </w:r>
      <w:r>
        <w:rPr>
          <w:noProof/>
        </w:rPr>
        <w:drawing>
          <wp:anchor distT="57150" distB="57150" distL="57150" distR="57150" simplePos="0" relativeHeight="251660288" behindDoc="0" locked="0" layoutInCell="1" hidden="0" allowOverlap="1" wp14:anchorId="201C1274" wp14:editId="6FFCA250">
            <wp:simplePos x="0" y="0"/>
            <wp:positionH relativeFrom="column">
              <wp:posOffset>1</wp:posOffset>
            </wp:positionH>
            <wp:positionV relativeFrom="paragraph">
              <wp:posOffset>609600</wp:posOffset>
            </wp:positionV>
            <wp:extent cx="5943600" cy="4457700"/>
            <wp:effectExtent l="0" t="0" r="0" b="0"/>
            <wp:wrapTopAndBottom distT="57150" distB="5715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5943600" cy="4457700"/>
                    </a:xfrm>
                    <a:prstGeom prst="rect">
                      <a:avLst/>
                    </a:prstGeom>
                    <a:ln/>
                  </pic:spPr>
                </pic:pic>
              </a:graphicData>
            </a:graphic>
          </wp:anchor>
        </w:drawing>
      </w:r>
    </w:p>
    <w:p w14:paraId="421A1DAF" w14:textId="77777777" w:rsidR="00536A8B" w:rsidRDefault="00000000">
      <w:pPr>
        <w:rPr>
          <w:color w:val="000000"/>
        </w:rPr>
      </w:pPr>
      <w:r>
        <w:rPr>
          <w:b/>
          <w:bCs/>
          <w:color w:val="000000"/>
        </w:rPr>
        <w:t>Figure 3</w:t>
      </w:r>
      <w:r>
        <w:rPr>
          <w:b/>
          <w:bCs/>
        </w:rPr>
        <w:t>.</w:t>
      </w:r>
      <w:r>
        <w:rPr>
          <w:b/>
          <w:bCs/>
          <w:color w:val="000000"/>
        </w:rPr>
        <w:t xml:space="preserve"> </w:t>
      </w:r>
      <w:r>
        <w:rPr>
          <w:color w:val="000000"/>
        </w:rPr>
        <w:t>Differential gene expression and enriched biological processes in juvenile snow crab after 8-hr exposure to two acidification levels (pH 7.8, pH 7.5). Volcano plots show differentially expressed genes (DEGs) among time-0 control (pH 8.0) and OA treatments, which reveal a more robust transcriptional response in the more severe OA treatment (pH 7.5), and highlight annotated genes with &gt;50% fold difference (|L</w:t>
      </w:r>
      <w:r>
        <w:rPr>
          <w:color w:val="000000"/>
          <w:vertAlign w:val="subscript"/>
        </w:rPr>
        <w:t>2</w:t>
      </w:r>
      <w:r>
        <w:rPr>
          <w:color w:val="000000"/>
        </w:rPr>
        <w:t xml:space="preserve">FC|&gt;0.58). Panels show the number of DEGs in each 8-hr OA treatment by expression profile (lower, higher), those shared across both OA treatments (in blue, see Table 2), and associated biological processes (enriched Gene Ontology terms and </w:t>
      </w:r>
      <w:proofErr w:type="spellStart"/>
      <w:r>
        <w:rPr>
          <w:color w:val="000000"/>
        </w:rPr>
        <w:t>Uniprot</w:t>
      </w:r>
      <w:proofErr w:type="spellEnd"/>
      <w:r>
        <w:rPr>
          <w:color w:val="000000"/>
        </w:rPr>
        <w:t xml:space="preserve"> Keywords). </w:t>
      </w:r>
    </w:p>
    <w:p w14:paraId="7EF189AD" w14:textId="77777777" w:rsidR="00536A8B" w:rsidRDefault="00536A8B"/>
    <w:p w14:paraId="133BC084" w14:textId="77777777" w:rsidR="00536A8B" w:rsidRDefault="00000000">
      <w:pPr>
        <w:rPr>
          <w:b/>
          <w:bCs/>
        </w:rPr>
      </w:pPr>
      <w:r>
        <w:t xml:space="preserve">In crabs held for 8-hr in moderate acidification (pH 7.8), 148 genes were differentially expressed (DEGs). Genes with higher expression patterns (n=61) in moderate OA were enriched for the </w:t>
      </w:r>
      <w:proofErr w:type="spellStart"/>
      <w:r>
        <w:t>Uniprot</w:t>
      </w:r>
      <w:proofErr w:type="spellEnd"/>
      <w:r>
        <w:t xml:space="preserve"> keywords respiratory chain (FDR=0.022) and electron transport (FDR=0.088), and annotated genes with large effect size (Log</w:t>
      </w:r>
      <w:r>
        <w:rPr>
          <w:vertAlign w:val="subscript"/>
        </w:rPr>
        <w:t>2</w:t>
      </w:r>
      <w:r>
        <w:t xml:space="preserve">FC&gt;1) that were uniquely expressed in moderate OA included mandibular organ-inhibiting hormone (MOIH), solute carrier family 22 member 13 (SLC22A13), and dual oxidase maturation factor 1 (doxa-1) (Figure 3). Genes with lower </w:t>
      </w:r>
      <w:r>
        <w:lastRenderedPageBreak/>
        <w:t>expression in moderate OA (n=87) were not significantly enriched for any terms. Annotated genes that were uniquely expressed in moderate OA with large effect size (Log</w:t>
      </w:r>
      <w:r>
        <w:rPr>
          <w:vertAlign w:val="subscript"/>
        </w:rPr>
        <w:t>2</w:t>
      </w:r>
      <w:r>
        <w:t xml:space="preserve">FC&gt;1) included vesicular inhibitory amino acid transporter (slc32a1), and receptor-associated protein of the synapse (rpy-1) (Fig 3).  </w:t>
      </w:r>
    </w:p>
    <w:p w14:paraId="7655356E" w14:textId="77777777" w:rsidR="00536A8B" w:rsidRDefault="00000000">
      <w:pPr>
        <w:ind w:firstLine="720"/>
      </w:pPr>
      <w:r>
        <w:t>Severe acidification (pH 7.5) resulted in a larger transcriptional response, with 616 differentially expressed genes. Genes with higher expression in severe acidification (n=376) compared to control were highly enriched for the GO process mitochondrial translation (FDR=8.2e</w:t>
      </w:r>
      <w:r>
        <w:rPr>
          <w:vertAlign w:val="superscript"/>
        </w:rPr>
        <w:t>-8</w:t>
      </w:r>
      <w:r>
        <w:t xml:space="preserve">), and the </w:t>
      </w:r>
      <w:proofErr w:type="spellStart"/>
      <w:r>
        <w:t>Uniprot</w:t>
      </w:r>
      <w:proofErr w:type="spellEnd"/>
      <w:r>
        <w:t xml:space="preserve"> keywords respiratory chain (FDR=4.4e</w:t>
      </w:r>
      <w:r>
        <w:rPr>
          <w:vertAlign w:val="superscript"/>
        </w:rPr>
        <w:t>-4</w:t>
      </w:r>
      <w:r>
        <w:t>), electron transport (FDR=1.8e</w:t>
      </w:r>
      <w:r>
        <w:rPr>
          <w:vertAlign w:val="superscript"/>
        </w:rPr>
        <w:t>-3</w:t>
      </w:r>
      <w:r>
        <w:t xml:space="preserve">), and protein biosynthesis (FDR=0.023), and </w:t>
      </w:r>
      <w:proofErr w:type="spellStart"/>
      <w:r>
        <w:t>and</w:t>
      </w:r>
      <w:proofErr w:type="spellEnd"/>
      <w:r>
        <w:t xml:space="preserve"> the large effect-size genes (Log</w:t>
      </w:r>
      <w:r>
        <w:rPr>
          <w:vertAlign w:val="subscript"/>
        </w:rPr>
        <w:t>2</w:t>
      </w:r>
      <w:r>
        <w:rPr>
          <w:rFonts w:ascii="Arial Unicode MS" w:eastAsia="Arial Unicode MS" w:hAnsi="Arial Unicode MS" w:cs="Arial Unicode MS"/>
        </w:rPr>
        <w:t xml:space="preserve">FC≥1) that were uniquely expressed in severe OA included the </w:t>
      </w:r>
      <w:proofErr w:type="spellStart"/>
      <w:r>
        <w:rPr>
          <w:rFonts w:ascii="Arial Unicode MS" w:eastAsia="Arial Unicode MS" w:hAnsi="Arial Unicode MS" w:cs="Arial Unicode MS"/>
        </w:rPr>
        <w:t>lactosylceramide</w:t>
      </w:r>
      <w:proofErr w:type="spellEnd"/>
      <w:r>
        <w:rPr>
          <w:rFonts w:ascii="Arial Unicode MS" w:eastAsia="Arial Unicode MS" w:hAnsi="Arial Unicode MS" w:cs="Arial Unicode MS"/>
        </w:rPr>
        <w:t xml:space="preserve"> 4-alpha-galactosyltransferase (A4galt), a putative </w:t>
      </w:r>
      <w:proofErr w:type="spellStart"/>
      <w:r>
        <w:rPr>
          <w:rFonts w:ascii="Arial Unicode MS" w:eastAsia="Arial Unicode MS" w:hAnsi="Arial Unicode MS" w:cs="Arial Unicode MS"/>
        </w:rPr>
        <w:t>hydroxypyruvate</w:t>
      </w:r>
      <w:proofErr w:type="spellEnd"/>
      <w:r>
        <w:rPr>
          <w:rFonts w:ascii="Arial Unicode MS" w:eastAsia="Arial Unicode MS" w:hAnsi="Arial Unicode MS" w:cs="Arial Unicode MS"/>
        </w:rPr>
        <w:t xml:space="preserve"> isomerase (</w:t>
      </w:r>
      <w:proofErr w:type="spellStart"/>
      <w:r>
        <w:rPr>
          <w:rFonts w:ascii="Arial Unicode MS" w:eastAsia="Arial Unicode MS" w:hAnsi="Arial Unicode MS" w:cs="Arial Unicode MS"/>
        </w:rPr>
        <w:t>Hyi</w:t>
      </w:r>
      <w:proofErr w:type="spellEnd"/>
      <w:r>
        <w:rPr>
          <w:rFonts w:ascii="Arial Unicode MS" w:eastAsia="Arial Unicode MS" w:hAnsi="Arial Unicode MS" w:cs="Arial Unicode MS"/>
        </w:rPr>
        <w:t xml:space="preserve">), Ficolin-2 (FCN2), ATP-dependent RNA helicase (Tdrd9), and putative nuclease HARBI1 (harbi1) (Figure 3). </w:t>
      </w:r>
      <w:r>
        <w:t>Genes with lower expression in severe acidification (n=240) were enriched for the GO processes cell adhesion (FDR=0.022), lipid transport (FDR=0.022), and response to endoplasmic reticulum stress (FDR=0.053), and annotated, large effect size genes (Log</w:t>
      </w:r>
      <w:r>
        <w:rPr>
          <w:vertAlign w:val="subscript"/>
        </w:rPr>
        <w:t>2</w:t>
      </w:r>
      <w:r>
        <w:t xml:space="preserve">FC&gt;1) that were uniquely expressed at lower levels in severe OA included sodium-dependent phosphate transporter 1-A (slc20a1a), and protein </w:t>
      </w:r>
      <w:proofErr w:type="spellStart"/>
      <w:r>
        <w:t>trachealess</w:t>
      </w:r>
      <w:proofErr w:type="spellEnd"/>
      <w:r>
        <w:t xml:space="preserve"> (</w:t>
      </w:r>
      <w:proofErr w:type="spellStart"/>
      <w:r>
        <w:t>trh</w:t>
      </w:r>
      <w:proofErr w:type="spellEnd"/>
      <w:r>
        <w:t xml:space="preserve">). </w:t>
      </w:r>
    </w:p>
    <w:p w14:paraId="3DEFC6FB" w14:textId="77777777" w:rsidR="00536A8B" w:rsidRDefault="00000000">
      <w:pPr>
        <w:ind w:firstLine="720"/>
        <w:rPr>
          <w:highlight w:val="yellow"/>
        </w:rPr>
      </w:pPr>
      <w:r>
        <w:t xml:space="preserve">Forty-three genes were commonly differentially expressed in both OA treatments at 8-hr (blue points in Figure 3), 37 of which were annotated (Table 2). Genes that were expressed at higher levels in both OA treatments were enriched for the </w:t>
      </w:r>
      <w:proofErr w:type="spellStart"/>
      <w:r>
        <w:t>Uniprot</w:t>
      </w:r>
      <w:proofErr w:type="spellEnd"/>
      <w:r>
        <w:t xml:space="preserve"> keywords respiratory chain</w:t>
      </w:r>
      <w:r>
        <w:tab/>
        <w:t>(FDR=0.038) and electron transport (FDR=0.079). No terms were enriched in genes with lower expression in both OA treatments.</w:t>
      </w:r>
    </w:p>
    <w:p w14:paraId="32B15524" w14:textId="77777777" w:rsidR="00536A8B" w:rsidRDefault="00536A8B">
      <w:pPr>
        <w:rPr>
          <w:highlight w:val="yellow"/>
        </w:rPr>
      </w:pPr>
    </w:p>
    <w:p w14:paraId="581C0444" w14:textId="77777777" w:rsidR="00536A8B" w:rsidRDefault="00000000">
      <w:r>
        <w:rPr>
          <w:b/>
          <w:bCs/>
        </w:rPr>
        <w:t>Table 2</w:t>
      </w:r>
      <w:r>
        <w:t>: Annotated genes that were differentially expressed in both moderate (pH 7.8) and severe (pH 7.5) OA after 8-hr exposure. Log</w:t>
      </w:r>
      <w:r>
        <w:rPr>
          <w:vertAlign w:val="subscript"/>
        </w:rPr>
        <w:t>2</w:t>
      </w:r>
      <w:r>
        <w:t xml:space="preserve"> Fold Change (L</w:t>
      </w:r>
      <w:r>
        <w:rPr>
          <w:vertAlign w:val="subscript"/>
        </w:rPr>
        <w:t>2</w:t>
      </w:r>
      <w:r>
        <w:t xml:space="preserve">FC) and -Log(P-adjusted) are compared to control crab held in ambient conditions (pH 8.0) at time-0. For all genes, the relative expression compared to control (higher, lower) was consistent in both OA treatments. **Indicates genes that were also differentially expressed after 88-days in both treatments.  </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110"/>
        <w:gridCol w:w="510"/>
        <w:gridCol w:w="600"/>
        <w:gridCol w:w="570"/>
        <w:gridCol w:w="615"/>
        <w:gridCol w:w="2385"/>
        <w:gridCol w:w="2760"/>
      </w:tblGrid>
      <w:tr w:rsidR="00536A8B" w14:paraId="5954B6FF" w14:textId="77777777">
        <w:trPr>
          <w:trHeight w:val="720"/>
        </w:trPr>
        <w:tc>
          <w:tcPr>
            <w:tcW w:w="81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45DC9BC4" w14:textId="77777777" w:rsidR="00536A8B" w:rsidRDefault="00000000">
            <w:pPr>
              <w:widowControl w:val="0"/>
              <w:jc w:val="center"/>
              <w:rPr>
                <w:b/>
                <w:bCs/>
                <w:sz w:val="18"/>
                <w:szCs w:val="18"/>
              </w:rPr>
            </w:pPr>
            <w:r>
              <w:rPr>
                <w:b/>
                <w:bCs/>
                <w:sz w:val="16"/>
                <w:szCs w:val="16"/>
              </w:rPr>
              <w:t>Gene Name</w:t>
            </w:r>
          </w:p>
        </w:tc>
        <w:tc>
          <w:tcPr>
            <w:tcW w:w="111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3B5079BB" w14:textId="77777777" w:rsidR="00536A8B" w:rsidRDefault="00000000">
            <w:pPr>
              <w:widowControl w:val="0"/>
              <w:jc w:val="center"/>
              <w:rPr>
                <w:b/>
                <w:bCs/>
                <w:sz w:val="18"/>
                <w:szCs w:val="18"/>
              </w:rPr>
            </w:pPr>
            <w:r>
              <w:rPr>
                <w:b/>
                <w:bCs/>
                <w:sz w:val="16"/>
                <w:szCs w:val="16"/>
              </w:rPr>
              <w:t>Gene ID</w:t>
            </w:r>
          </w:p>
        </w:tc>
        <w:tc>
          <w:tcPr>
            <w:tcW w:w="51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195AD85F" w14:textId="77777777" w:rsidR="00536A8B" w:rsidRDefault="00000000">
            <w:pPr>
              <w:widowControl w:val="0"/>
              <w:jc w:val="center"/>
              <w:rPr>
                <w:b/>
                <w:bCs/>
                <w:sz w:val="18"/>
                <w:szCs w:val="18"/>
              </w:rPr>
            </w:pPr>
            <w:r>
              <w:rPr>
                <w:b/>
                <w:bCs/>
                <w:sz w:val="16"/>
                <w:szCs w:val="16"/>
              </w:rPr>
              <w:t>Mod. OA L2FC</w:t>
            </w:r>
          </w:p>
        </w:tc>
        <w:tc>
          <w:tcPr>
            <w:tcW w:w="60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4D2B7B65" w14:textId="77777777" w:rsidR="00536A8B" w:rsidRDefault="00000000">
            <w:pPr>
              <w:widowControl w:val="0"/>
              <w:jc w:val="center"/>
              <w:rPr>
                <w:b/>
                <w:bCs/>
                <w:sz w:val="18"/>
                <w:szCs w:val="18"/>
              </w:rPr>
            </w:pPr>
            <w:r>
              <w:rPr>
                <w:b/>
                <w:bCs/>
                <w:sz w:val="16"/>
                <w:szCs w:val="16"/>
              </w:rPr>
              <w:t>Mod. OA -Log(P)</w:t>
            </w:r>
          </w:p>
        </w:tc>
        <w:tc>
          <w:tcPr>
            <w:tcW w:w="57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1829A517" w14:textId="77777777" w:rsidR="00536A8B" w:rsidRDefault="00000000">
            <w:pPr>
              <w:widowControl w:val="0"/>
              <w:jc w:val="center"/>
              <w:rPr>
                <w:b/>
                <w:bCs/>
                <w:sz w:val="18"/>
                <w:szCs w:val="18"/>
              </w:rPr>
            </w:pPr>
            <w:r>
              <w:rPr>
                <w:b/>
                <w:bCs/>
                <w:sz w:val="16"/>
                <w:szCs w:val="16"/>
              </w:rPr>
              <w:t>Sev. OA L2FC</w:t>
            </w:r>
          </w:p>
        </w:tc>
        <w:tc>
          <w:tcPr>
            <w:tcW w:w="61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10AF1D34" w14:textId="77777777" w:rsidR="00536A8B" w:rsidRDefault="00000000">
            <w:pPr>
              <w:widowControl w:val="0"/>
              <w:jc w:val="center"/>
              <w:rPr>
                <w:b/>
                <w:bCs/>
                <w:sz w:val="18"/>
                <w:szCs w:val="18"/>
              </w:rPr>
            </w:pPr>
            <w:r>
              <w:rPr>
                <w:b/>
                <w:bCs/>
                <w:sz w:val="16"/>
                <w:szCs w:val="16"/>
              </w:rPr>
              <w:t>Sev. OA -Log(P)</w:t>
            </w:r>
          </w:p>
        </w:tc>
        <w:tc>
          <w:tcPr>
            <w:tcW w:w="238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2900100F" w14:textId="77777777" w:rsidR="00536A8B" w:rsidRDefault="00000000">
            <w:pPr>
              <w:widowControl w:val="0"/>
              <w:jc w:val="center"/>
              <w:rPr>
                <w:b/>
                <w:bCs/>
                <w:sz w:val="18"/>
                <w:szCs w:val="18"/>
              </w:rPr>
            </w:pPr>
            <w:r>
              <w:rPr>
                <w:b/>
                <w:bCs/>
                <w:sz w:val="16"/>
                <w:szCs w:val="16"/>
              </w:rPr>
              <w:t>Protein</w:t>
            </w:r>
          </w:p>
        </w:tc>
        <w:tc>
          <w:tcPr>
            <w:tcW w:w="276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0274E3D3" w14:textId="77777777" w:rsidR="00536A8B" w:rsidRDefault="00000000">
            <w:pPr>
              <w:widowControl w:val="0"/>
              <w:jc w:val="center"/>
              <w:rPr>
                <w:b/>
                <w:bCs/>
                <w:sz w:val="18"/>
                <w:szCs w:val="18"/>
              </w:rPr>
            </w:pPr>
            <w:r>
              <w:rPr>
                <w:b/>
                <w:bCs/>
                <w:sz w:val="16"/>
                <w:szCs w:val="16"/>
              </w:rPr>
              <w:t>Biological Processes</w:t>
            </w:r>
          </w:p>
        </w:tc>
      </w:tr>
      <w:tr w:rsidR="00536A8B" w14:paraId="09B2F03B" w14:textId="77777777">
        <w:trPr>
          <w:trHeight w:val="270"/>
        </w:trPr>
        <w:tc>
          <w:tcPr>
            <w:tcW w:w="8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1FD27F6" w14:textId="77777777" w:rsidR="00536A8B" w:rsidRDefault="00536A8B">
            <w:pPr>
              <w:widowControl w:val="0"/>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7F2D240" w14:textId="77777777" w:rsidR="00536A8B" w:rsidRDefault="00536A8B">
            <w:pPr>
              <w:widowControl w:val="0"/>
              <w:rPr>
                <w:sz w:val="20"/>
                <w:szCs w:val="20"/>
              </w:rPr>
            </w:pPr>
          </w:p>
        </w:tc>
        <w:tc>
          <w:tcPr>
            <w:tcW w:w="5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978987A" w14:textId="77777777" w:rsidR="00536A8B" w:rsidRDefault="00536A8B">
            <w:pPr>
              <w:widowControl w:val="0"/>
              <w:rPr>
                <w:sz w:val="20"/>
                <w:szCs w:val="20"/>
              </w:rPr>
            </w:pPr>
          </w:p>
        </w:tc>
        <w:tc>
          <w:tcPr>
            <w:tcW w:w="6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27E2EC6" w14:textId="77777777" w:rsidR="00536A8B" w:rsidRDefault="00536A8B">
            <w:pPr>
              <w:widowControl w:val="0"/>
              <w:rPr>
                <w:sz w:val="20"/>
                <w:szCs w:val="20"/>
              </w:rPr>
            </w:pPr>
          </w:p>
        </w:tc>
        <w:tc>
          <w:tcPr>
            <w:tcW w:w="5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DD55372" w14:textId="77777777" w:rsidR="00536A8B" w:rsidRDefault="00536A8B">
            <w:pPr>
              <w:widowControl w:val="0"/>
              <w:rPr>
                <w:sz w:val="20"/>
                <w:szCs w:val="20"/>
              </w:rPr>
            </w:pPr>
          </w:p>
        </w:tc>
        <w:tc>
          <w:tcPr>
            <w:tcW w:w="61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BEF1D73" w14:textId="77777777" w:rsidR="00536A8B" w:rsidRDefault="00536A8B">
            <w:pPr>
              <w:widowControl w:val="0"/>
              <w:rPr>
                <w:sz w:val="20"/>
                <w:szCs w:val="20"/>
              </w:rPr>
            </w:pPr>
          </w:p>
        </w:tc>
        <w:tc>
          <w:tcPr>
            <w:tcW w:w="23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F4980F3" w14:textId="77777777" w:rsidR="00536A8B" w:rsidRDefault="00536A8B">
            <w:pPr>
              <w:widowControl w:val="0"/>
              <w:rPr>
                <w:sz w:val="20"/>
                <w:szCs w:val="20"/>
              </w:rPr>
            </w:pPr>
          </w:p>
        </w:tc>
        <w:tc>
          <w:tcPr>
            <w:tcW w:w="276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1E49849" w14:textId="77777777" w:rsidR="00536A8B" w:rsidRDefault="00536A8B">
            <w:pPr>
              <w:widowControl w:val="0"/>
              <w:rPr>
                <w:sz w:val="20"/>
                <w:szCs w:val="20"/>
              </w:rPr>
            </w:pPr>
          </w:p>
        </w:tc>
      </w:tr>
      <w:tr w:rsidR="00536A8B" w14:paraId="6C333991" w14:textId="77777777">
        <w:trPr>
          <w:trHeight w:val="330"/>
        </w:trPr>
        <w:tc>
          <w:tcPr>
            <w:tcW w:w="9360" w:type="dxa"/>
            <w:gridSpan w:val="8"/>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30B6B464" w14:textId="77777777" w:rsidR="00536A8B" w:rsidRDefault="00000000">
            <w:pPr>
              <w:widowControl w:val="0"/>
              <w:jc w:val="center"/>
              <w:rPr>
                <w:sz w:val="20"/>
                <w:szCs w:val="20"/>
              </w:rPr>
            </w:pPr>
            <w:r>
              <w:rPr>
                <w:b/>
                <w:bCs/>
                <w:sz w:val="18"/>
                <w:szCs w:val="18"/>
              </w:rPr>
              <w:t>Higher Expression in both OA treatments at 8 h</w:t>
            </w:r>
          </w:p>
        </w:tc>
      </w:tr>
      <w:tr w:rsidR="00536A8B" w14:paraId="180539B8"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4345655" w14:textId="77777777" w:rsidR="00536A8B" w:rsidRDefault="00000000">
            <w:pPr>
              <w:widowControl w:val="0"/>
              <w:jc w:val="center"/>
              <w:rPr>
                <w:sz w:val="20"/>
                <w:szCs w:val="20"/>
              </w:rPr>
            </w:pPr>
            <w:r>
              <w:rPr>
                <w:sz w:val="14"/>
                <w:szCs w:val="14"/>
              </w:rPr>
              <w:t>Ndufs2</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6E0A8A8" w14:textId="77777777" w:rsidR="00536A8B" w:rsidRDefault="00000000">
            <w:pPr>
              <w:widowControl w:val="0"/>
              <w:jc w:val="center"/>
              <w:rPr>
                <w:sz w:val="20"/>
                <w:szCs w:val="20"/>
              </w:rPr>
            </w:pPr>
            <w:r>
              <w:rPr>
                <w:sz w:val="14"/>
                <w:szCs w:val="14"/>
              </w:rPr>
              <w:t>GWK47_042301</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3B3348F" w14:textId="77777777" w:rsidR="00536A8B" w:rsidRDefault="00000000">
            <w:pPr>
              <w:widowControl w:val="0"/>
              <w:jc w:val="center"/>
              <w:rPr>
                <w:sz w:val="20"/>
                <w:szCs w:val="20"/>
              </w:rPr>
            </w:pPr>
            <w:r>
              <w:rPr>
                <w:sz w:val="14"/>
                <w:szCs w:val="14"/>
              </w:rPr>
              <w:t>0.28</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CF431A3" w14:textId="77777777" w:rsidR="00536A8B" w:rsidRDefault="00000000">
            <w:pPr>
              <w:widowControl w:val="0"/>
              <w:jc w:val="center"/>
              <w:rPr>
                <w:sz w:val="20"/>
                <w:szCs w:val="20"/>
              </w:rPr>
            </w:pPr>
            <w:r>
              <w:rPr>
                <w:sz w:val="14"/>
                <w:szCs w:val="14"/>
              </w:rPr>
              <w:t>1.45</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F20EBF7" w14:textId="77777777" w:rsidR="00536A8B" w:rsidRDefault="00000000">
            <w:pPr>
              <w:widowControl w:val="0"/>
              <w:jc w:val="center"/>
              <w:rPr>
                <w:sz w:val="20"/>
                <w:szCs w:val="20"/>
              </w:rPr>
            </w:pPr>
            <w:r>
              <w:rPr>
                <w:sz w:val="14"/>
                <w:szCs w:val="14"/>
              </w:rPr>
              <w:t>0.32</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D0953F3" w14:textId="77777777" w:rsidR="00536A8B" w:rsidRDefault="00000000">
            <w:pPr>
              <w:widowControl w:val="0"/>
              <w:jc w:val="center"/>
              <w:rPr>
                <w:sz w:val="20"/>
                <w:szCs w:val="20"/>
              </w:rPr>
            </w:pPr>
            <w:r>
              <w:rPr>
                <w:sz w:val="14"/>
                <w:szCs w:val="14"/>
              </w:rPr>
              <w:t>2.34</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9E6565D" w14:textId="77777777" w:rsidR="00536A8B" w:rsidRDefault="00000000">
            <w:pPr>
              <w:widowControl w:val="0"/>
              <w:jc w:val="center"/>
              <w:rPr>
                <w:sz w:val="14"/>
                <w:szCs w:val="14"/>
              </w:rPr>
            </w:pPr>
            <w:r>
              <w:rPr>
                <w:sz w:val="14"/>
                <w:szCs w:val="14"/>
              </w:rPr>
              <w:t>NADH dehydrogenase [ubiquinone] iron-sulfur protein 2, mitochondrial</w:t>
            </w:r>
            <w:r>
              <w:rPr>
                <w:sz w:val="14"/>
                <w:szCs w:val="14"/>
              </w:rPr>
              <w:tab/>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48BF365" w14:textId="77777777" w:rsidR="00536A8B" w:rsidRDefault="00000000">
            <w:pPr>
              <w:widowControl w:val="0"/>
              <w:jc w:val="center"/>
              <w:rPr>
                <w:sz w:val="20"/>
                <w:szCs w:val="20"/>
              </w:rPr>
            </w:pPr>
            <w:r>
              <w:rPr>
                <w:sz w:val="14"/>
                <w:szCs w:val="14"/>
              </w:rPr>
              <w:t>Mitochondrial respiration, energy metabolism</w:t>
            </w:r>
          </w:p>
        </w:tc>
      </w:tr>
      <w:tr w:rsidR="00536A8B" w14:paraId="0773BC03"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B83FB06" w14:textId="77777777" w:rsidR="00536A8B" w:rsidRDefault="00000000">
            <w:pPr>
              <w:widowControl w:val="0"/>
              <w:jc w:val="center"/>
              <w:rPr>
                <w:sz w:val="20"/>
                <w:szCs w:val="20"/>
              </w:rPr>
            </w:pPr>
            <w:r>
              <w:rPr>
                <w:sz w:val="14"/>
                <w:szCs w:val="14"/>
              </w:rPr>
              <w:t>Ndufs3</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141CAFB" w14:textId="77777777" w:rsidR="00536A8B" w:rsidRDefault="00000000">
            <w:pPr>
              <w:widowControl w:val="0"/>
              <w:jc w:val="center"/>
              <w:rPr>
                <w:sz w:val="20"/>
                <w:szCs w:val="20"/>
              </w:rPr>
            </w:pPr>
            <w:r>
              <w:rPr>
                <w:sz w:val="14"/>
                <w:szCs w:val="14"/>
              </w:rPr>
              <w:t>GWK47_035555</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414C2B2" w14:textId="77777777" w:rsidR="00536A8B" w:rsidRDefault="00000000">
            <w:pPr>
              <w:widowControl w:val="0"/>
              <w:jc w:val="center"/>
              <w:rPr>
                <w:sz w:val="20"/>
                <w:szCs w:val="20"/>
              </w:rPr>
            </w:pPr>
            <w:r>
              <w:rPr>
                <w:sz w:val="14"/>
                <w:szCs w:val="14"/>
              </w:rPr>
              <w:t>0.25</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B7DF363" w14:textId="77777777" w:rsidR="00536A8B" w:rsidRDefault="00000000">
            <w:pPr>
              <w:widowControl w:val="0"/>
              <w:jc w:val="center"/>
              <w:rPr>
                <w:sz w:val="20"/>
                <w:szCs w:val="20"/>
              </w:rPr>
            </w:pPr>
            <w:r>
              <w:rPr>
                <w:sz w:val="14"/>
                <w:szCs w:val="14"/>
              </w:rPr>
              <w:t>1.42</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9EF1D2A" w14:textId="77777777" w:rsidR="00536A8B" w:rsidRDefault="00000000">
            <w:pPr>
              <w:widowControl w:val="0"/>
              <w:jc w:val="center"/>
              <w:rPr>
                <w:sz w:val="20"/>
                <w:szCs w:val="20"/>
              </w:rPr>
            </w:pPr>
            <w:r>
              <w:rPr>
                <w:sz w:val="14"/>
                <w:szCs w:val="14"/>
              </w:rPr>
              <w:t>0.36</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53ECC5E" w14:textId="77777777" w:rsidR="00536A8B" w:rsidRDefault="00000000">
            <w:pPr>
              <w:widowControl w:val="0"/>
              <w:jc w:val="center"/>
              <w:rPr>
                <w:sz w:val="20"/>
                <w:szCs w:val="20"/>
              </w:rPr>
            </w:pPr>
            <w:r>
              <w:rPr>
                <w:sz w:val="14"/>
                <w:szCs w:val="14"/>
              </w:rPr>
              <w:t>3.15</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5331282" w14:textId="77777777" w:rsidR="00536A8B" w:rsidRDefault="00000000">
            <w:pPr>
              <w:widowControl w:val="0"/>
              <w:jc w:val="center"/>
              <w:rPr>
                <w:sz w:val="20"/>
                <w:szCs w:val="20"/>
              </w:rPr>
            </w:pPr>
            <w:r>
              <w:rPr>
                <w:sz w:val="14"/>
                <w:szCs w:val="14"/>
              </w:rPr>
              <w:t>NADH dehydrogenase [ubiquinone] iron-sulfur protein 3, mitochondrial</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359CF54" w14:textId="77777777" w:rsidR="00536A8B" w:rsidRDefault="00000000">
            <w:pPr>
              <w:widowControl w:val="0"/>
              <w:jc w:val="center"/>
              <w:rPr>
                <w:sz w:val="20"/>
                <w:szCs w:val="20"/>
              </w:rPr>
            </w:pPr>
            <w:r>
              <w:rPr>
                <w:sz w:val="14"/>
                <w:szCs w:val="14"/>
              </w:rPr>
              <w:t>Mitochondrial respiration, energy metabolism, redox</w:t>
            </w:r>
          </w:p>
        </w:tc>
      </w:tr>
      <w:tr w:rsidR="00536A8B" w14:paraId="2166831B"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E00612E" w14:textId="77777777" w:rsidR="00536A8B" w:rsidRDefault="00000000">
            <w:pPr>
              <w:widowControl w:val="0"/>
              <w:jc w:val="center"/>
              <w:rPr>
                <w:sz w:val="20"/>
                <w:szCs w:val="20"/>
              </w:rPr>
            </w:pPr>
            <w:r>
              <w:rPr>
                <w:sz w:val="14"/>
                <w:szCs w:val="14"/>
              </w:rPr>
              <w:t>NDUBA</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F9D1459" w14:textId="77777777" w:rsidR="00536A8B" w:rsidRDefault="00000000">
            <w:pPr>
              <w:widowControl w:val="0"/>
              <w:jc w:val="center"/>
              <w:rPr>
                <w:sz w:val="20"/>
                <w:szCs w:val="20"/>
              </w:rPr>
            </w:pPr>
            <w:r>
              <w:rPr>
                <w:sz w:val="14"/>
                <w:szCs w:val="14"/>
              </w:rPr>
              <w:t>GWK47_048997</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822973C" w14:textId="77777777" w:rsidR="00536A8B" w:rsidRDefault="00000000">
            <w:pPr>
              <w:widowControl w:val="0"/>
              <w:jc w:val="center"/>
              <w:rPr>
                <w:sz w:val="20"/>
                <w:szCs w:val="20"/>
              </w:rPr>
            </w:pPr>
            <w:r>
              <w:rPr>
                <w:sz w:val="14"/>
                <w:szCs w:val="14"/>
              </w:rPr>
              <w:t>0.26</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210D134" w14:textId="77777777" w:rsidR="00536A8B" w:rsidRDefault="00000000">
            <w:pPr>
              <w:widowControl w:val="0"/>
              <w:jc w:val="center"/>
              <w:rPr>
                <w:sz w:val="20"/>
                <w:szCs w:val="20"/>
              </w:rPr>
            </w:pPr>
            <w:r>
              <w:rPr>
                <w:sz w:val="14"/>
                <w:szCs w:val="14"/>
              </w:rPr>
              <w:t>1.36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A36B433" w14:textId="77777777" w:rsidR="00536A8B" w:rsidRDefault="00000000">
            <w:pPr>
              <w:widowControl w:val="0"/>
              <w:jc w:val="center"/>
              <w:rPr>
                <w:sz w:val="20"/>
                <w:szCs w:val="20"/>
              </w:rPr>
            </w:pPr>
            <w:r>
              <w:rPr>
                <w:sz w:val="14"/>
                <w:szCs w:val="14"/>
              </w:rPr>
              <w:t>0.34</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FABC91D" w14:textId="77777777" w:rsidR="00536A8B" w:rsidRDefault="00000000">
            <w:pPr>
              <w:widowControl w:val="0"/>
              <w:jc w:val="center"/>
              <w:rPr>
                <w:sz w:val="20"/>
                <w:szCs w:val="20"/>
              </w:rPr>
            </w:pPr>
            <w:r>
              <w:rPr>
                <w:sz w:val="14"/>
                <w:szCs w:val="14"/>
              </w:rPr>
              <w:t>2.61</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C4F4D67" w14:textId="77777777" w:rsidR="00536A8B" w:rsidRDefault="00000000">
            <w:pPr>
              <w:widowControl w:val="0"/>
              <w:jc w:val="center"/>
              <w:rPr>
                <w:sz w:val="14"/>
                <w:szCs w:val="14"/>
              </w:rPr>
            </w:pPr>
            <w:r>
              <w:rPr>
                <w:sz w:val="14"/>
                <w:szCs w:val="14"/>
              </w:rPr>
              <w:t>NADH dehydrogenase [ubiquinone] 1 beta subcomplex subunit 10</w:t>
            </w:r>
            <w:r>
              <w:rPr>
                <w:sz w:val="14"/>
                <w:szCs w:val="14"/>
              </w:rPr>
              <w:tab/>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9594986" w14:textId="77777777" w:rsidR="00536A8B" w:rsidRDefault="00000000">
            <w:pPr>
              <w:widowControl w:val="0"/>
              <w:jc w:val="center"/>
              <w:rPr>
                <w:sz w:val="20"/>
                <w:szCs w:val="20"/>
              </w:rPr>
            </w:pPr>
            <w:r>
              <w:rPr>
                <w:sz w:val="14"/>
                <w:szCs w:val="14"/>
              </w:rPr>
              <w:t>Mitochondrial respiration, energy metabolism</w:t>
            </w:r>
          </w:p>
        </w:tc>
      </w:tr>
      <w:tr w:rsidR="00536A8B" w14:paraId="26DD97A9"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4C06C16" w14:textId="77777777" w:rsidR="00536A8B" w:rsidRDefault="00000000">
            <w:pPr>
              <w:widowControl w:val="0"/>
              <w:jc w:val="center"/>
              <w:rPr>
                <w:sz w:val="20"/>
                <w:szCs w:val="20"/>
              </w:rPr>
            </w:pPr>
            <w:r>
              <w:rPr>
                <w:sz w:val="14"/>
                <w:szCs w:val="14"/>
              </w:rPr>
              <w:t>MRPS22</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4FF7A8F" w14:textId="77777777" w:rsidR="00536A8B" w:rsidRDefault="00000000">
            <w:pPr>
              <w:widowControl w:val="0"/>
              <w:jc w:val="center"/>
              <w:rPr>
                <w:sz w:val="20"/>
                <w:szCs w:val="20"/>
              </w:rPr>
            </w:pPr>
            <w:r>
              <w:rPr>
                <w:sz w:val="14"/>
                <w:szCs w:val="14"/>
              </w:rPr>
              <w:t>GWK47_024976</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80D8F73" w14:textId="77777777" w:rsidR="00536A8B" w:rsidRDefault="00000000">
            <w:pPr>
              <w:widowControl w:val="0"/>
              <w:jc w:val="center"/>
              <w:rPr>
                <w:sz w:val="20"/>
                <w:szCs w:val="20"/>
              </w:rPr>
            </w:pPr>
            <w:r>
              <w:rPr>
                <w:sz w:val="14"/>
                <w:szCs w:val="14"/>
              </w:rPr>
              <w:t>0.31</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B44FDE7" w14:textId="77777777" w:rsidR="00536A8B" w:rsidRDefault="00000000">
            <w:pPr>
              <w:widowControl w:val="0"/>
              <w:jc w:val="center"/>
              <w:rPr>
                <w:sz w:val="20"/>
                <w:szCs w:val="20"/>
              </w:rPr>
            </w:pPr>
            <w:r>
              <w:rPr>
                <w:sz w:val="14"/>
                <w:szCs w:val="14"/>
              </w:rPr>
              <w:t>1.98</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0CD5991" w14:textId="77777777" w:rsidR="00536A8B" w:rsidRDefault="00000000">
            <w:pPr>
              <w:widowControl w:val="0"/>
              <w:jc w:val="center"/>
              <w:rPr>
                <w:sz w:val="20"/>
                <w:szCs w:val="20"/>
              </w:rPr>
            </w:pPr>
            <w:r>
              <w:rPr>
                <w:sz w:val="14"/>
                <w:szCs w:val="14"/>
              </w:rPr>
              <w:t>0.28</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0F1D091" w14:textId="77777777" w:rsidR="00536A8B" w:rsidRDefault="00000000">
            <w:pPr>
              <w:widowControl w:val="0"/>
              <w:jc w:val="center"/>
              <w:rPr>
                <w:sz w:val="20"/>
                <w:szCs w:val="20"/>
              </w:rPr>
            </w:pPr>
            <w:r>
              <w:rPr>
                <w:sz w:val="14"/>
                <w:szCs w:val="14"/>
              </w:rPr>
              <w:t>2.32</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7DB09B1" w14:textId="77777777" w:rsidR="00536A8B" w:rsidRDefault="00000000">
            <w:pPr>
              <w:widowControl w:val="0"/>
              <w:jc w:val="center"/>
              <w:rPr>
                <w:sz w:val="20"/>
                <w:szCs w:val="20"/>
              </w:rPr>
            </w:pPr>
            <w:r>
              <w:rPr>
                <w:sz w:val="14"/>
                <w:szCs w:val="14"/>
              </w:rPr>
              <w:t>28S ribosomal protein S22, mitochondrial</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90F9BED" w14:textId="77777777" w:rsidR="00536A8B" w:rsidRDefault="00000000">
            <w:pPr>
              <w:widowControl w:val="0"/>
              <w:jc w:val="center"/>
              <w:rPr>
                <w:sz w:val="20"/>
                <w:szCs w:val="20"/>
              </w:rPr>
            </w:pPr>
            <w:r>
              <w:rPr>
                <w:sz w:val="14"/>
                <w:szCs w:val="14"/>
              </w:rPr>
              <w:t>Mitochondrial translation, energy metabolism</w:t>
            </w:r>
          </w:p>
        </w:tc>
      </w:tr>
      <w:tr w:rsidR="00536A8B" w14:paraId="11836EDA"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E0FE997" w14:textId="77777777" w:rsidR="00536A8B" w:rsidRDefault="00000000">
            <w:pPr>
              <w:widowControl w:val="0"/>
              <w:jc w:val="center"/>
              <w:rPr>
                <w:sz w:val="20"/>
                <w:szCs w:val="20"/>
              </w:rPr>
            </w:pPr>
            <w:r>
              <w:rPr>
                <w:sz w:val="14"/>
                <w:szCs w:val="14"/>
              </w:rPr>
              <w:t>mRpL35</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3810C5C" w14:textId="77777777" w:rsidR="00536A8B" w:rsidRDefault="00000000">
            <w:pPr>
              <w:widowControl w:val="0"/>
              <w:jc w:val="center"/>
              <w:rPr>
                <w:sz w:val="20"/>
                <w:szCs w:val="20"/>
              </w:rPr>
            </w:pPr>
            <w:r>
              <w:rPr>
                <w:sz w:val="14"/>
                <w:szCs w:val="14"/>
              </w:rPr>
              <w:t>GWK47_003027</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8C422B3" w14:textId="77777777" w:rsidR="00536A8B" w:rsidRDefault="00000000">
            <w:pPr>
              <w:widowControl w:val="0"/>
              <w:jc w:val="center"/>
              <w:rPr>
                <w:sz w:val="20"/>
                <w:szCs w:val="20"/>
              </w:rPr>
            </w:pPr>
            <w:r>
              <w:rPr>
                <w:sz w:val="14"/>
                <w:szCs w:val="14"/>
              </w:rPr>
              <w:t>0.26</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77421D7" w14:textId="77777777" w:rsidR="00536A8B" w:rsidRDefault="00000000">
            <w:pPr>
              <w:widowControl w:val="0"/>
              <w:jc w:val="center"/>
              <w:rPr>
                <w:sz w:val="20"/>
                <w:szCs w:val="20"/>
              </w:rPr>
            </w:pPr>
            <w:r>
              <w:rPr>
                <w:sz w:val="14"/>
                <w:szCs w:val="14"/>
              </w:rPr>
              <w:t>1.43</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D4315C3" w14:textId="77777777" w:rsidR="00536A8B" w:rsidRDefault="00000000">
            <w:pPr>
              <w:widowControl w:val="0"/>
              <w:jc w:val="center"/>
              <w:rPr>
                <w:sz w:val="20"/>
                <w:szCs w:val="20"/>
              </w:rPr>
            </w:pPr>
            <w:r>
              <w:rPr>
                <w:sz w:val="14"/>
                <w:szCs w:val="14"/>
              </w:rPr>
              <w:t>0.26</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1A6BFD2" w14:textId="77777777" w:rsidR="00536A8B" w:rsidRDefault="00000000">
            <w:pPr>
              <w:widowControl w:val="0"/>
              <w:jc w:val="center"/>
              <w:rPr>
                <w:sz w:val="20"/>
                <w:szCs w:val="20"/>
              </w:rPr>
            </w:pPr>
            <w:r>
              <w:rPr>
                <w:sz w:val="14"/>
                <w:szCs w:val="14"/>
              </w:rPr>
              <w:t>1.96</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51996EF" w14:textId="77777777" w:rsidR="00536A8B" w:rsidRDefault="00000000">
            <w:pPr>
              <w:widowControl w:val="0"/>
              <w:jc w:val="center"/>
              <w:rPr>
                <w:sz w:val="20"/>
                <w:szCs w:val="20"/>
              </w:rPr>
            </w:pPr>
            <w:r>
              <w:rPr>
                <w:sz w:val="14"/>
                <w:szCs w:val="14"/>
              </w:rPr>
              <w:t>39S ribosomal protein L35, mitochondrial</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1C018C8" w14:textId="77777777" w:rsidR="00536A8B" w:rsidRDefault="00000000">
            <w:pPr>
              <w:widowControl w:val="0"/>
              <w:jc w:val="center"/>
              <w:rPr>
                <w:sz w:val="20"/>
                <w:szCs w:val="20"/>
              </w:rPr>
            </w:pPr>
            <w:r>
              <w:rPr>
                <w:sz w:val="14"/>
                <w:szCs w:val="14"/>
              </w:rPr>
              <w:t>Mitochondrial translation, energy metabolism</w:t>
            </w:r>
          </w:p>
        </w:tc>
      </w:tr>
      <w:tr w:rsidR="00536A8B" w14:paraId="3F77ACBA"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A404B87" w14:textId="77777777" w:rsidR="00536A8B" w:rsidRDefault="00000000">
            <w:pPr>
              <w:widowControl w:val="0"/>
              <w:jc w:val="center"/>
              <w:rPr>
                <w:sz w:val="20"/>
                <w:szCs w:val="20"/>
              </w:rPr>
            </w:pPr>
            <w:r>
              <w:rPr>
                <w:sz w:val="14"/>
                <w:szCs w:val="14"/>
              </w:rPr>
              <w:t>MRPL30</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F9E6BF0" w14:textId="77777777" w:rsidR="00536A8B" w:rsidRDefault="00000000">
            <w:pPr>
              <w:widowControl w:val="0"/>
              <w:jc w:val="center"/>
              <w:rPr>
                <w:sz w:val="20"/>
                <w:szCs w:val="20"/>
              </w:rPr>
            </w:pPr>
            <w:r>
              <w:rPr>
                <w:sz w:val="14"/>
                <w:szCs w:val="14"/>
              </w:rPr>
              <w:t>GWK47_027395</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B9F8D42" w14:textId="77777777" w:rsidR="00536A8B" w:rsidRDefault="00000000">
            <w:pPr>
              <w:widowControl w:val="0"/>
              <w:jc w:val="center"/>
              <w:rPr>
                <w:sz w:val="20"/>
                <w:szCs w:val="20"/>
              </w:rPr>
            </w:pPr>
            <w:r>
              <w:rPr>
                <w:sz w:val="14"/>
                <w:szCs w:val="14"/>
              </w:rPr>
              <w:t>0.24</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2FB0A39" w14:textId="77777777" w:rsidR="00536A8B" w:rsidRDefault="00000000">
            <w:pPr>
              <w:widowControl w:val="0"/>
              <w:jc w:val="center"/>
              <w:rPr>
                <w:sz w:val="20"/>
                <w:szCs w:val="20"/>
              </w:rPr>
            </w:pPr>
            <w:r>
              <w:rPr>
                <w:sz w:val="14"/>
                <w:szCs w:val="14"/>
              </w:rPr>
              <w:t>1.36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3C4001A" w14:textId="77777777" w:rsidR="00536A8B" w:rsidRDefault="00000000">
            <w:pPr>
              <w:widowControl w:val="0"/>
              <w:jc w:val="center"/>
              <w:rPr>
                <w:sz w:val="20"/>
                <w:szCs w:val="20"/>
              </w:rPr>
            </w:pPr>
            <w:r>
              <w:rPr>
                <w:sz w:val="14"/>
                <w:szCs w:val="14"/>
              </w:rPr>
              <w:t>0.34</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144C5A8" w14:textId="77777777" w:rsidR="00536A8B" w:rsidRDefault="00000000">
            <w:pPr>
              <w:widowControl w:val="0"/>
              <w:jc w:val="center"/>
              <w:rPr>
                <w:sz w:val="20"/>
                <w:szCs w:val="20"/>
              </w:rPr>
            </w:pPr>
            <w:r>
              <w:rPr>
                <w:sz w:val="14"/>
                <w:szCs w:val="14"/>
              </w:rPr>
              <w:t>2.97</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65F7A33" w14:textId="77777777" w:rsidR="00536A8B" w:rsidRDefault="00000000">
            <w:pPr>
              <w:widowControl w:val="0"/>
              <w:jc w:val="center"/>
              <w:rPr>
                <w:sz w:val="20"/>
                <w:szCs w:val="20"/>
              </w:rPr>
            </w:pPr>
            <w:r>
              <w:rPr>
                <w:sz w:val="14"/>
                <w:szCs w:val="14"/>
              </w:rPr>
              <w:t>39S ribosomal protein L30, mitochondrial</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7DFCAE6" w14:textId="77777777" w:rsidR="00536A8B" w:rsidRDefault="00000000">
            <w:pPr>
              <w:widowControl w:val="0"/>
              <w:jc w:val="center"/>
              <w:rPr>
                <w:sz w:val="20"/>
                <w:szCs w:val="20"/>
              </w:rPr>
            </w:pPr>
            <w:r>
              <w:rPr>
                <w:sz w:val="14"/>
                <w:szCs w:val="14"/>
              </w:rPr>
              <w:t>Mitochondrial translation, energy metabolism</w:t>
            </w:r>
          </w:p>
        </w:tc>
      </w:tr>
      <w:tr w:rsidR="00536A8B" w14:paraId="04C1CEAF"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D2A26DF" w14:textId="77777777" w:rsidR="00536A8B" w:rsidRDefault="00000000">
            <w:pPr>
              <w:widowControl w:val="0"/>
              <w:jc w:val="center"/>
              <w:rPr>
                <w:sz w:val="20"/>
                <w:szCs w:val="20"/>
              </w:rPr>
            </w:pPr>
            <w:r>
              <w:rPr>
                <w:sz w:val="14"/>
                <w:szCs w:val="14"/>
              </w:rPr>
              <w:t>UGT2B15_3</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52227E9" w14:textId="77777777" w:rsidR="00536A8B" w:rsidRDefault="00000000">
            <w:pPr>
              <w:widowControl w:val="0"/>
              <w:jc w:val="center"/>
              <w:rPr>
                <w:sz w:val="20"/>
                <w:szCs w:val="20"/>
              </w:rPr>
            </w:pPr>
            <w:r>
              <w:rPr>
                <w:sz w:val="14"/>
                <w:szCs w:val="14"/>
              </w:rPr>
              <w:t>GWK47_007253</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A61C288" w14:textId="77777777" w:rsidR="00536A8B" w:rsidRDefault="00000000">
            <w:pPr>
              <w:widowControl w:val="0"/>
              <w:jc w:val="center"/>
              <w:rPr>
                <w:sz w:val="20"/>
                <w:szCs w:val="20"/>
              </w:rPr>
            </w:pPr>
            <w:r>
              <w:rPr>
                <w:sz w:val="14"/>
                <w:szCs w:val="14"/>
              </w:rPr>
              <w:t>1.12</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3708750" w14:textId="77777777" w:rsidR="00536A8B" w:rsidRDefault="00000000">
            <w:pPr>
              <w:widowControl w:val="0"/>
              <w:jc w:val="center"/>
              <w:rPr>
                <w:sz w:val="20"/>
                <w:szCs w:val="20"/>
              </w:rPr>
            </w:pPr>
            <w:r>
              <w:rPr>
                <w:sz w:val="14"/>
                <w:szCs w:val="14"/>
              </w:rPr>
              <w:t>1.52</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F03F2D5" w14:textId="77777777" w:rsidR="00536A8B" w:rsidRDefault="00000000">
            <w:pPr>
              <w:widowControl w:val="0"/>
              <w:jc w:val="center"/>
              <w:rPr>
                <w:sz w:val="20"/>
                <w:szCs w:val="20"/>
              </w:rPr>
            </w:pPr>
            <w:r>
              <w:rPr>
                <w:sz w:val="14"/>
                <w:szCs w:val="14"/>
              </w:rPr>
              <w:t>0.10</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587CF5E" w14:textId="77777777" w:rsidR="00536A8B" w:rsidRDefault="00000000">
            <w:pPr>
              <w:widowControl w:val="0"/>
              <w:jc w:val="center"/>
              <w:rPr>
                <w:sz w:val="20"/>
                <w:szCs w:val="20"/>
              </w:rPr>
            </w:pPr>
            <w:r>
              <w:rPr>
                <w:sz w:val="14"/>
                <w:szCs w:val="14"/>
              </w:rPr>
              <w:t>1.31</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62AF189" w14:textId="77777777" w:rsidR="00536A8B" w:rsidRDefault="00000000">
            <w:pPr>
              <w:widowControl w:val="0"/>
              <w:jc w:val="center"/>
              <w:rPr>
                <w:sz w:val="20"/>
                <w:szCs w:val="20"/>
              </w:rPr>
            </w:pPr>
            <w:r>
              <w:rPr>
                <w:sz w:val="14"/>
                <w:szCs w:val="14"/>
              </w:rPr>
              <w:t>UDP-glucuronosyltransferase 2B15</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880EAEF" w14:textId="77777777" w:rsidR="00536A8B" w:rsidRDefault="00000000">
            <w:pPr>
              <w:widowControl w:val="0"/>
              <w:jc w:val="center"/>
              <w:rPr>
                <w:sz w:val="20"/>
                <w:szCs w:val="20"/>
              </w:rPr>
            </w:pPr>
            <w:r>
              <w:rPr>
                <w:sz w:val="14"/>
                <w:szCs w:val="14"/>
              </w:rPr>
              <w:t>Detoxification, xenobiotic metabolism</w:t>
            </w:r>
          </w:p>
        </w:tc>
      </w:tr>
      <w:tr w:rsidR="00536A8B" w14:paraId="742C1951"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A22CCCB" w14:textId="77777777" w:rsidR="00536A8B" w:rsidRDefault="00000000">
            <w:pPr>
              <w:widowControl w:val="0"/>
              <w:jc w:val="center"/>
              <w:rPr>
                <w:sz w:val="20"/>
                <w:szCs w:val="20"/>
              </w:rPr>
            </w:pPr>
            <w:r>
              <w:rPr>
                <w:sz w:val="14"/>
                <w:szCs w:val="14"/>
              </w:rPr>
              <w:t>4CL_0</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4174A95" w14:textId="77777777" w:rsidR="00536A8B" w:rsidRDefault="00000000">
            <w:pPr>
              <w:widowControl w:val="0"/>
              <w:jc w:val="center"/>
              <w:rPr>
                <w:sz w:val="20"/>
                <w:szCs w:val="20"/>
              </w:rPr>
            </w:pPr>
            <w:r>
              <w:rPr>
                <w:sz w:val="14"/>
                <w:szCs w:val="14"/>
              </w:rPr>
              <w:t>GWK47_015047</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C9510DE" w14:textId="77777777" w:rsidR="00536A8B" w:rsidRDefault="00000000">
            <w:pPr>
              <w:widowControl w:val="0"/>
              <w:jc w:val="center"/>
              <w:rPr>
                <w:sz w:val="20"/>
                <w:szCs w:val="20"/>
              </w:rPr>
            </w:pPr>
            <w:r>
              <w:rPr>
                <w:sz w:val="14"/>
                <w:szCs w:val="14"/>
              </w:rPr>
              <w:t>1.07</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DB4ED38" w14:textId="77777777" w:rsidR="00536A8B" w:rsidRDefault="00000000">
            <w:pPr>
              <w:widowControl w:val="0"/>
              <w:jc w:val="center"/>
              <w:rPr>
                <w:sz w:val="20"/>
                <w:szCs w:val="20"/>
              </w:rPr>
            </w:pPr>
            <w:r>
              <w:rPr>
                <w:sz w:val="14"/>
                <w:szCs w:val="14"/>
              </w:rPr>
              <w:t>1.87</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0FD2547" w14:textId="77777777" w:rsidR="00536A8B" w:rsidRDefault="00000000">
            <w:pPr>
              <w:widowControl w:val="0"/>
              <w:jc w:val="center"/>
              <w:rPr>
                <w:sz w:val="20"/>
                <w:szCs w:val="20"/>
              </w:rPr>
            </w:pPr>
            <w:r>
              <w:rPr>
                <w:sz w:val="14"/>
                <w:szCs w:val="14"/>
              </w:rPr>
              <w:t>0.60</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A8C0DE1" w14:textId="77777777" w:rsidR="00536A8B" w:rsidRDefault="00000000">
            <w:pPr>
              <w:widowControl w:val="0"/>
              <w:jc w:val="center"/>
              <w:rPr>
                <w:sz w:val="20"/>
                <w:szCs w:val="20"/>
              </w:rPr>
            </w:pPr>
            <w:r>
              <w:rPr>
                <w:sz w:val="14"/>
                <w:szCs w:val="14"/>
              </w:rPr>
              <w:t>1.36</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9FD3899" w14:textId="77777777" w:rsidR="00536A8B" w:rsidRDefault="00000000">
            <w:pPr>
              <w:widowControl w:val="0"/>
              <w:jc w:val="center"/>
              <w:rPr>
                <w:sz w:val="20"/>
                <w:szCs w:val="20"/>
              </w:rPr>
            </w:pPr>
            <w:r>
              <w:rPr>
                <w:sz w:val="14"/>
                <w:szCs w:val="14"/>
              </w:rPr>
              <w:t>4-coumarate--CoA ligase</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2710079" w14:textId="77777777" w:rsidR="00536A8B" w:rsidRDefault="00000000">
            <w:pPr>
              <w:widowControl w:val="0"/>
              <w:jc w:val="center"/>
              <w:rPr>
                <w:sz w:val="20"/>
                <w:szCs w:val="20"/>
              </w:rPr>
            </w:pPr>
            <w:r>
              <w:rPr>
                <w:sz w:val="14"/>
                <w:szCs w:val="14"/>
              </w:rPr>
              <w:t>Energy metabolism</w:t>
            </w:r>
          </w:p>
        </w:tc>
      </w:tr>
      <w:tr w:rsidR="00536A8B" w14:paraId="2F92AD52"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AD41FE7" w14:textId="77777777" w:rsidR="00536A8B" w:rsidRDefault="00000000">
            <w:pPr>
              <w:widowControl w:val="0"/>
              <w:jc w:val="center"/>
              <w:rPr>
                <w:sz w:val="20"/>
                <w:szCs w:val="20"/>
              </w:rPr>
            </w:pPr>
            <w:r>
              <w:rPr>
                <w:sz w:val="14"/>
                <w:szCs w:val="14"/>
              </w:rPr>
              <w:t>Echs1</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6D8B4EA" w14:textId="77777777" w:rsidR="00536A8B" w:rsidRDefault="00000000">
            <w:pPr>
              <w:widowControl w:val="0"/>
              <w:jc w:val="center"/>
              <w:rPr>
                <w:sz w:val="20"/>
                <w:szCs w:val="20"/>
              </w:rPr>
            </w:pPr>
            <w:r>
              <w:rPr>
                <w:sz w:val="14"/>
                <w:szCs w:val="14"/>
              </w:rPr>
              <w:t>GWK47_021840</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2A1403D" w14:textId="77777777" w:rsidR="00536A8B" w:rsidRDefault="00000000">
            <w:pPr>
              <w:widowControl w:val="0"/>
              <w:jc w:val="center"/>
              <w:rPr>
                <w:sz w:val="20"/>
                <w:szCs w:val="20"/>
              </w:rPr>
            </w:pPr>
            <w:r>
              <w:rPr>
                <w:sz w:val="14"/>
                <w:szCs w:val="14"/>
              </w:rPr>
              <w:t>0.27</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F2A25B9" w14:textId="77777777" w:rsidR="00536A8B" w:rsidRDefault="00000000">
            <w:pPr>
              <w:widowControl w:val="0"/>
              <w:jc w:val="center"/>
              <w:rPr>
                <w:sz w:val="20"/>
                <w:szCs w:val="20"/>
              </w:rPr>
            </w:pPr>
            <w:r>
              <w:rPr>
                <w:sz w:val="14"/>
                <w:szCs w:val="14"/>
              </w:rPr>
              <w:t>1.60</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EF60193" w14:textId="77777777" w:rsidR="00536A8B" w:rsidRDefault="00000000">
            <w:pPr>
              <w:widowControl w:val="0"/>
              <w:jc w:val="center"/>
              <w:rPr>
                <w:sz w:val="20"/>
                <w:szCs w:val="20"/>
              </w:rPr>
            </w:pPr>
            <w:r>
              <w:rPr>
                <w:sz w:val="14"/>
                <w:szCs w:val="14"/>
              </w:rPr>
              <w:t>0.23</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EA7364C" w14:textId="77777777" w:rsidR="00536A8B" w:rsidRDefault="00000000">
            <w:pPr>
              <w:widowControl w:val="0"/>
              <w:jc w:val="center"/>
              <w:rPr>
                <w:sz w:val="20"/>
                <w:szCs w:val="20"/>
              </w:rPr>
            </w:pPr>
            <w:r>
              <w:rPr>
                <w:sz w:val="14"/>
                <w:szCs w:val="14"/>
              </w:rPr>
              <w:t>1.65</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FDAEFE7" w14:textId="77777777" w:rsidR="00536A8B" w:rsidRDefault="00000000">
            <w:pPr>
              <w:widowControl w:val="0"/>
              <w:jc w:val="center"/>
              <w:rPr>
                <w:sz w:val="20"/>
                <w:szCs w:val="20"/>
              </w:rPr>
            </w:pPr>
            <w:r>
              <w:rPr>
                <w:sz w:val="14"/>
                <w:szCs w:val="14"/>
              </w:rPr>
              <w:t>Enoyl-CoA hydratase, mitochondrial</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D325925" w14:textId="77777777" w:rsidR="00536A8B" w:rsidRDefault="00000000">
            <w:pPr>
              <w:widowControl w:val="0"/>
              <w:jc w:val="center"/>
              <w:rPr>
                <w:sz w:val="20"/>
                <w:szCs w:val="20"/>
              </w:rPr>
            </w:pPr>
            <w:r>
              <w:rPr>
                <w:sz w:val="14"/>
                <w:szCs w:val="14"/>
              </w:rPr>
              <w:t>Lipid metabolism, β-oxidation</w:t>
            </w:r>
          </w:p>
        </w:tc>
      </w:tr>
      <w:tr w:rsidR="00536A8B" w14:paraId="0AECF2AB"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90FE434" w14:textId="77777777" w:rsidR="00536A8B" w:rsidRDefault="00000000">
            <w:pPr>
              <w:widowControl w:val="0"/>
              <w:jc w:val="center"/>
              <w:rPr>
                <w:sz w:val="20"/>
                <w:szCs w:val="20"/>
              </w:rPr>
            </w:pPr>
            <w:proofErr w:type="spellStart"/>
            <w:r>
              <w:rPr>
                <w:sz w:val="14"/>
                <w:szCs w:val="14"/>
              </w:rPr>
              <w:lastRenderedPageBreak/>
              <w:t>miox</w:t>
            </w:r>
            <w:proofErr w:type="spellEnd"/>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1B26852" w14:textId="77777777" w:rsidR="00536A8B" w:rsidRDefault="00000000">
            <w:pPr>
              <w:widowControl w:val="0"/>
              <w:jc w:val="center"/>
              <w:rPr>
                <w:sz w:val="20"/>
                <w:szCs w:val="20"/>
              </w:rPr>
            </w:pPr>
            <w:r>
              <w:rPr>
                <w:sz w:val="14"/>
                <w:szCs w:val="14"/>
              </w:rPr>
              <w:t>GWK47_050003</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458EBEE" w14:textId="77777777" w:rsidR="00536A8B" w:rsidRDefault="00000000">
            <w:pPr>
              <w:widowControl w:val="0"/>
              <w:jc w:val="center"/>
              <w:rPr>
                <w:sz w:val="20"/>
                <w:szCs w:val="20"/>
              </w:rPr>
            </w:pPr>
            <w:r>
              <w:rPr>
                <w:sz w:val="14"/>
                <w:szCs w:val="14"/>
              </w:rPr>
              <w:t>0.48</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25FD0A5" w14:textId="77777777" w:rsidR="00536A8B" w:rsidRDefault="00000000">
            <w:pPr>
              <w:widowControl w:val="0"/>
              <w:jc w:val="center"/>
              <w:rPr>
                <w:sz w:val="20"/>
                <w:szCs w:val="20"/>
              </w:rPr>
            </w:pPr>
            <w:r>
              <w:rPr>
                <w:sz w:val="14"/>
                <w:szCs w:val="14"/>
              </w:rPr>
              <w:t>1.31</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0D412D9" w14:textId="77777777" w:rsidR="00536A8B" w:rsidRDefault="00000000">
            <w:pPr>
              <w:widowControl w:val="0"/>
              <w:jc w:val="center"/>
              <w:rPr>
                <w:sz w:val="20"/>
                <w:szCs w:val="20"/>
              </w:rPr>
            </w:pPr>
            <w:r>
              <w:rPr>
                <w:sz w:val="14"/>
                <w:szCs w:val="14"/>
              </w:rPr>
              <w:t>0.53</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2E3DE8F" w14:textId="77777777" w:rsidR="00536A8B" w:rsidRDefault="00000000">
            <w:pPr>
              <w:widowControl w:val="0"/>
              <w:jc w:val="center"/>
              <w:rPr>
                <w:sz w:val="20"/>
                <w:szCs w:val="20"/>
              </w:rPr>
            </w:pPr>
            <w:r>
              <w:rPr>
                <w:sz w:val="14"/>
                <w:szCs w:val="14"/>
              </w:rPr>
              <w:t>2.07</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ADDD19D" w14:textId="77777777" w:rsidR="00536A8B" w:rsidRDefault="00000000">
            <w:pPr>
              <w:widowControl w:val="0"/>
              <w:jc w:val="center"/>
              <w:rPr>
                <w:sz w:val="20"/>
                <w:szCs w:val="20"/>
              </w:rPr>
            </w:pPr>
            <w:r>
              <w:rPr>
                <w:sz w:val="14"/>
                <w:szCs w:val="14"/>
              </w:rPr>
              <w:t>Inositol oxygenase</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ABF60AF" w14:textId="77777777" w:rsidR="00536A8B" w:rsidRDefault="00000000">
            <w:pPr>
              <w:widowControl w:val="0"/>
              <w:jc w:val="center"/>
              <w:rPr>
                <w:sz w:val="20"/>
                <w:szCs w:val="20"/>
              </w:rPr>
            </w:pPr>
            <w:r>
              <w:rPr>
                <w:sz w:val="14"/>
                <w:szCs w:val="14"/>
              </w:rPr>
              <w:t>Carbohydrate metabolism</w:t>
            </w:r>
          </w:p>
        </w:tc>
      </w:tr>
      <w:tr w:rsidR="00536A8B" w14:paraId="6CD022AD"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F263C79" w14:textId="77777777" w:rsidR="00536A8B" w:rsidRDefault="00000000">
            <w:pPr>
              <w:widowControl w:val="0"/>
              <w:jc w:val="center"/>
              <w:rPr>
                <w:sz w:val="20"/>
                <w:szCs w:val="20"/>
              </w:rPr>
            </w:pPr>
            <w:r>
              <w:rPr>
                <w:sz w:val="14"/>
                <w:szCs w:val="14"/>
              </w:rPr>
              <w:t>emc2-b</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8EACA32" w14:textId="77777777" w:rsidR="00536A8B" w:rsidRDefault="00000000">
            <w:pPr>
              <w:widowControl w:val="0"/>
              <w:jc w:val="center"/>
              <w:rPr>
                <w:sz w:val="20"/>
                <w:szCs w:val="20"/>
              </w:rPr>
            </w:pPr>
            <w:r>
              <w:rPr>
                <w:sz w:val="14"/>
                <w:szCs w:val="14"/>
              </w:rPr>
              <w:t>GWK47_005824</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25BAAA5" w14:textId="77777777" w:rsidR="00536A8B" w:rsidRDefault="00000000">
            <w:pPr>
              <w:widowControl w:val="0"/>
              <w:jc w:val="center"/>
              <w:rPr>
                <w:sz w:val="20"/>
                <w:szCs w:val="20"/>
              </w:rPr>
            </w:pPr>
            <w:r>
              <w:rPr>
                <w:sz w:val="14"/>
                <w:szCs w:val="14"/>
              </w:rPr>
              <w:t>0.29</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1AE448C" w14:textId="77777777" w:rsidR="00536A8B" w:rsidRDefault="00000000">
            <w:pPr>
              <w:widowControl w:val="0"/>
              <w:jc w:val="center"/>
              <w:rPr>
                <w:sz w:val="20"/>
                <w:szCs w:val="20"/>
              </w:rPr>
            </w:pPr>
            <w:r>
              <w:rPr>
                <w:sz w:val="14"/>
                <w:szCs w:val="14"/>
              </w:rPr>
              <w:t>1.93</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5888914" w14:textId="77777777" w:rsidR="00536A8B" w:rsidRDefault="00000000">
            <w:pPr>
              <w:widowControl w:val="0"/>
              <w:jc w:val="center"/>
              <w:rPr>
                <w:sz w:val="20"/>
                <w:szCs w:val="20"/>
              </w:rPr>
            </w:pPr>
            <w:r>
              <w:rPr>
                <w:sz w:val="14"/>
                <w:szCs w:val="14"/>
              </w:rPr>
              <w:t>0.18</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1FF6C0D" w14:textId="77777777" w:rsidR="00536A8B" w:rsidRDefault="00000000">
            <w:pPr>
              <w:widowControl w:val="0"/>
              <w:jc w:val="center"/>
              <w:rPr>
                <w:sz w:val="20"/>
                <w:szCs w:val="20"/>
              </w:rPr>
            </w:pPr>
            <w:r>
              <w:rPr>
                <w:sz w:val="14"/>
                <w:szCs w:val="14"/>
              </w:rPr>
              <w:t>1.32</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EE119DF" w14:textId="77777777" w:rsidR="00536A8B" w:rsidRDefault="00000000">
            <w:pPr>
              <w:widowControl w:val="0"/>
              <w:jc w:val="center"/>
              <w:rPr>
                <w:sz w:val="20"/>
                <w:szCs w:val="20"/>
              </w:rPr>
            </w:pPr>
            <w:r>
              <w:rPr>
                <w:sz w:val="14"/>
                <w:szCs w:val="14"/>
              </w:rPr>
              <w:t>ER membrane protein complex subunit 2-B</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CAA501C" w14:textId="77777777" w:rsidR="00536A8B" w:rsidRDefault="00000000">
            <w:pPr>
              <w:widowControl w:val="0"/>
              <w:jc w:val="center"/>
              <w:rPr>
                <w:sz w:val="20"/>
                <w:szCs w:val="20"/>
              </w:rPr>
            </w:pPr>
            <w:r>
              <w:rPr>
                <w:sz w:val="14"/>
                <w:szCs w:val="14"/>
              </w:rPr>
              <w:t>Protein processing, ER membrane insertion</w:t>
            </w:r>
          </w:p>
        </w:tc>
      </w:tr>
      <w:tr w:rsidR="00536A8B" w14:paraId="0AD964BF"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7CF4541" w14:textId="77777777" w:rsidR="00536A8B" w:rsidRDefault="00000000">
            <w:pPr>
              <w:widowControl w:val="0"/>
              <w:jc w:val="center"/>
              <w:rPr>
                <w:sz w:val="20"/>
                <w:szCs w:val="20"/>
              </w:rPr>
            </w:pPr>
            <w:r>
              <w:rPr>
                <w:sz w:val="14"/>
                <w:szCs w:val="14"/>
              </w:rPr>
              <w:t>Xpnpep1_2</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5A09293" w14:textId="77777777" w:rsidR="00536A8B" w:rsidRDefault="00000000">
            <w:pPr>
              <w:widowControl w:val="0"/>
              <w:jc w:val="center"/>
              <w:rPr>
                <w:sz w:val="20"/>
                <w:szCs w:val="20"/>
              </w:rPr>
            </w:pPr>
            <w:r>
              <w:rPr>
                <w:sz w:val="14"/>
                <w:szCs w:val="14"/>
              </w:rPr>
              <w:t>GWK47_044723</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C23E193" w14:textId="77777777" w:rsidR="00536A8B" w:rsidRDefault="00000000">
            <w:pPr>
              <w:widowControl w:val="0"/>
              <w:jc w:val="center"/>
              <w:rPr>
                <w:sz w:val="20"/>
                <w:szCs w:val="20"/>
              </w:rPr>
            </w:pPr>
            <w:r>
              <w:rPr>
                <w:sz w:val="14"/>
                <w:szCs w:val="14"/>
              </w:rPr>
              <w:t>0.15</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791ABE1" w14:textId="77777777" w:rsidR="00536A8B" w:rsidRDefault="00000000">
            <w:pPr>
              <w:widowControl w:val="0"/>
              <w:jc w:val="center"/>
              <w:rPr>
                <w:sz w:val="20"/>
                <w:szCs w:val="20"/>
              </w:rPr>
            </w:pPr>
            <w:r>
              <w:rPr>
                <w:sz w:val="14"/>
                <w:szCs w:val="14"/>
              </w:rPr>
              <w:t>1.41</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A7BAABB" w14:textId="77777777" w:rsidR="00536A8B" w:rsidRDefault="00000000">
            <w:pPr>
              <w:widowControl w:val="0"/>
              <w:jc w:val="center"/>
              <w:rPr>
                <w:sz w:val="20"/>
                <w:szCs w:val="20"/>
              </w:rPr>
            </w:pPr>
            <w:r>
              <w:rPr>
                <w:sz w:val="14"/>
                <w:szCs w:val="14"/>
              </w:rPr>
              <w:t>0.13</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551B987" w14:textId="77777777" w:rsidR="00536A8B" w:rsidRDefault="00000000">
            <w:pPr>
              <w:widowControl w:val="0"/>
              <w:jc w:val="center"/>
              <w:rPr>
                <w:sz w:val="20"/>
                <w:szCs w:val="20"/>
              </w:rPr>
            </w:pPr>
            <w:r>
              <w:rPr>
                <w:sz w:val="14"/>
                <w:szCs w:val="14"/>
              </w:rPr>
              <w:t>1.38</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B47319B" w14:textId="77777777" w:rsidR="00536A8B" w:rsidRDefault="00000000">
            <w:pPr>
              <w:widowControl w:val="0"/>
              <w:jc w:val="center"/>
              <w:rPr>
                <w:sz w:val="20"/>
                <w:szCs w:val="20"/>
              </w:rPr>
            </w:pPr>
            <w:proofErr w:type="spellStart"/>
            <w:r>
              <w:rPr>
                <w:sz w:val="14"/>
                <w:szCs w:val="14"/>
              </w:rPr>
              <w:t>Xaa</w:t>
            </w:r>
            <w:proofErr w:type="spellEnd"/>
            <w:r>
              <w:rPr>
                <w:sz w:val="14"/>
                <w:szCs w:val="14"/>
              </w:rPr>
              <w:t>-Pro aminopeptidase 1</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546DEAE" w14:textId="77777777" w:rsidR="00536A8B" w:rsidRDefault="00000000">
            <w:pPr>
              <w:widowControl w:val="0"/>
              <w:jc w:val="center"/>
              <w:rPr>
                <w:sz w:val="20"/>
                <w:szCs w:val="20"/>
              </w:rPr>
            </w:pPr>
            <w:r>
              <w:rPr>
                <w:sz w:val="14"/>
                <w:szCs w:val="14"/>
              </w:rPr>
              <w:t>Protein turnover, stress response</w:t>
            </w:r>
          </w:p>
        </w:tc>
      </w:tr>
      <w:tr w:rsidR="00536A8B" w14:paraId="195E3C39"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0FABB51" w14:textId="77777777" w:rsidR="00536A8B" w:rsidRDefault="00000000">
            <w:pPr>
              <w:widowControl w:val="0"/>
              <w:jc w:val="center"/>
              <w:rPr>
                <w:sz w:val="20"/>
                <w:szCs w:val="20"/>
              </w:rPr>
            </w:pPr>
            <w:r>
              <w:rPr>
                <w:sz w:val="14"/>
                <w:szCs w:val="14"/>
              </w:rPr>
              <w:t>MED27</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DF0FAA7" w14:textId="77777777" w:rsidR="00536A8B" w:rsidRDefault="00000000">
            <w:pPr>
              <w:widowControl w:val="0"/>
              <w:jc w:val="center"/>
              <w:rPr>
                <w:sz w:val="20"/>
                <w:szCs w:val="20"/>
              </w:rPr>
            </w:pPr>
            <w:r>
              <w:rPr>
                <w:sz w:val="14"/>
                <w:szCs w:val="14"/>
              </w:rPr>
              <w:t>GWK47_029699</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0CCA58B" w14:textId="77777777" w:rsidR="00536A8B" w:rsidRDefault="00000000">
            <w:pPr>
              <w:widowControl w:val="0"/>
              <w:jc w:val="center"/>
              <w:rPr>
                <w:sz w:val="20"/>
                <w:szCs w:val="20"/>
              </w:rPr>
            </w:pPr>
            <w:r>
              <w:rPr>
                <w:sz w:val="14"/>
                <w:szCs w:val="14"/>
              </w:rPr>
              <w:t>0.23</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5F7AD46" w14:textId="77777777" w:rsidR="00536A8B" w:rsidRDefault="00000000">
            <w:pPr>
              <w:widowControl w:val="0"/>
              <w:jc w:val="center"/>
              <w:rPr>
                <w:sz w:val="20"/>
                <w:szCs w:val="20"/>
              </w:rPr>
            </w:pPr>
            <w:r>
              <w:rPr>
                <w:sz w:val="14"/>
                <w:szCs w:val="14"/>
              </w:rPr>
              <w:t>1.36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9BF1FDC" w14:textId="77777777" w:rsidR="00536A8B" w:rsidRDefault="00000000">
            <w:pPr>
              <w:widowControl w:val="0"/>
              <w:jc w:val="center"/>
              <w:rPr>
                <w:sz w:val="20"/>
                <w:szCs w:val="20"/>
              </w:rPr>
            </w:pPr>
            <w:r>
              <w:rPr>
                <w:sz w:val="14"/>
                <w:szCs w:val="14"/>
              </w:rPr>
              <w:t>0.22</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4361510" w14:textId="77777777" w:rsidR="00536A8B" w:rsidRDefault="00000000">
            <w:pPr>
              <w:widowControl w:val="0"/>
              <w:jc w:val="center"/>
              <w:rPr>
                <w:sz w:val="20"/>
                <w:szCs w:val="20"/>
              </w:rPr>
            </w:pPr>
            <w:r>
              <w:rPr>
                <w:sz w:val="14"/>
                <w:szCs w:val="14"/>
              </w:rPr>
              <w:t>1.79</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9D2CDFE" w14:textId="77777777" w:rsidR="00536A8B" w:rsidRDefault="00000000">
            <w:pPr>
              <w:widowControl w:val="0"/>
              <w:jc w:val="center"/>
              <w:rPr>
                <w:sz w:val="20"/>
                <w:szCs w:val="20"/>
              </w:rPr>
            </w:pPr>
            <w:r>
              <w:rPr>
                <w:sz w:val="14"/>
                <w:szCs w:val="14"/>
              </w:rPr>
              <w:t>Mediator of RNA polymerase II transcription subunit 27</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735788B" w14:textId="77777777" w:rsidR="00536A8B" w:rsidRDefault="00000000">
            <w:pPr>
              <w:widowControl w:val="0"/>
              <w:jc w:val="center"/>
              <w:rPr>
                <w:sz w:val="20"/>
                <w:szCs w:val="20"/>
              </w:rPr>
            </w:pPr>
            <w:r>
              <w:rPr>
                <w:sz w:val="14"/>
                <w:szCs w:val="14"/>
              </w:rPr>
              <w:t>Transcriptional regulation (RNA polymerase II)</w:t>
            </w:r>
          </w:p>
        </w:tc>
      </w:tr>
      <w:tr w:rsidR="00536A8B" w14:paraId="0E32E87E"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F39145F" w14:textId="77777777" w:rsidR="00536A8B" w:rsidRDefault="00000000">
            <w:pPr>
              <w:widowControl w:val="0"/>
              <w:jc w:val="center"/>
              <w:rPr>
                <w:sz w:val="20"/>
                <w:szCs w:val="20"/>
              </w:rPr>
            </w:pPr>
            <w:r>
              <w:rPr>
                <w:sz w:val="14"/>
                <w:szCs w:val="14"/>
              </w:rPr>
              <w:t>prmt6</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BCF6D28" w14:textId="77777777" w:rsidR="00536A8B" w:rsidRDefault="00000000">
            <w:pPr>
              <w:widowControl w:val="0"/>
              <w:jc w:val="center"/>
              <w:rPr>
                <w:sz w:val="20"/>
                <w:szCs w:val="20"/>
              </w:rPr>
            </w:pPr>
            <w:r>
              <w:rPr>
                <w:sz w:val="14"/>
                <w:szCs w:val="14"/>
              </w:rPr>
              <w:t>GWK47_007501</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F9B7FE8" w14:textId="77777777" w:rsidR="00536A8B" w:rsidRDefault="00000000">
            <w:pPr>
              <w:widowControl w:val="0"/>
              <w:jc w:val="center"/>
              <w:rPr>
                <w:sz w:val="20"/>
                <w:szCs w:val="20"/>
              </w:rPr>
            </w:pPr>
            <w:r>
              <w:rPr>
                <w:sz w:val="14"/>
                <w:szCs w:val="14"/>
              </w:rPr>
              <w:t>0.31</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B86C218" w14:textId="77777777" w:rsidR="00536A8B" w:rsidRDefault="00000000">
            <w:pPr>
              <w:widowControl w:val="0"/>
              <w:jc w:val="center"/>
              <w:rPr>
                <w:sz w:val="20"/>
                <w:szCs w:val="20"/>
              </w:rPr>
            </w:pPr>
            <w:r>
              <w:rPr>
                <w:sz w:val="14"/>
                <w:szCs w:val="14"/>
              </w:rPr>
              <w:t>1.87</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BD0F241" w14:textId="77777777" w:rsidR="00536A8B" w:rsidRDefault="00000000">
            <w:pPr>
              <w:widowControl w:val="0"/>
              <w:jc w:val="center"/>
              <w:rPr>
                <w:sz w:val="20"/>
                <w:szCs w:val="20"/>
              </w:rPr>
            </w:pPr>
            <w:r>
              <w:rPr>
                <w:sz w:val="14"/>
                <w:szCs w:val="14"/>
              </w:rPr>
              <w:t>0.34</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9EA71CA" w14:textId="77777777" w:rsidR="00536A8B" w:rsidRDefault="00000000">
            <w:pPr>
              <w:widowControl w:val="0"/>
              <w:jc w:val="center"/>
              <w:rPr>
                <w:sz w:val="20"/>
                <w:szCs w:val="20"/>
              </w:rPr>
            </w:pPr>
            <w:r>
              <w:rPr>
                <w:sz w:val="14"/>
                <w:szCs w:val="14"/>
              </w:rPr>
              <w:t>2.79</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21C4BD7" w14:textId="77777777" w:rsidR="00536A8B" w:rsidRDefault="00000000">
            <w:pPr>
              <w:widowControl w:val="0"/>
              <w:jc w:val="center"/>
              <w:rPr>
                <w:sz w:val="20"/>
                <w:szCs w:val="20"/>
              </w:rPr>
            </w:pPr>
            <w:r>
              <w:rPr>
                <w:sz w:val="14"/>
                <w:szCs w:val="14"/>
              </w:rPr>
              <w:t>Protein arginine N-methyltransferase 6</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29661CD" w14:textId="77777777" w:rsidR="00536A8B" w:rsidRDefault="00000000">
            <w:pPr>
              <w:widowControl w:val="0"/>
              <w:jc w:val="center"/>
              <w:rPr>
                <w:sz w:val="20"/>
                <w:szCs w:val="20"/>
              </w:rPr>
            </w:pPr>
            <w:r>
              <w:rPr>
                <w:sz w:val="14"/>
                <w:szCs w:val="14"/>
              </w:rPr>
              <w:t>Epigenetic and transcriptional regulation</w:t>
            </w:r>
          </w:p>
        </w:tc>
      </w:tr>
      <w:tr w:rsidR="00536A8B" w14:paraId="6DB4972E"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20DD65B" w14:textId="77777777" w:rsidR="00536A8B" w:rsidRDefault="00000000">
            <w:pPr>
              <w:widowControl w:val="0"/>
              <w:jc w:val="center"/>
              <w:rPr>
                <w:sz w:val="20"/>
                <w:szCs w:val="20"/>
              </w:rPr>
            </w:pPr>
            <w:r>
              <w:rPr>
                <w:sz w:val="14"/>
                <w:szCs w:val="14"/>
              </w:rPr>
              <w:t>Srsf7</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7E53DD1" w14:textId="77777777" w:rsidR="00536A8B" w:rsidRDefault="00000000">
            <w:pPr>
              <w:widowControl w:val="0"/>
              <w:jc w:val="center"/>
              <w:rPr>
                <w:sz w:val="20"/>
                <w:szCs w:val="20"/>
              </w:rPr>
            </w:pPr>
            <w:r>
              <w:rPr>
                <w:sz w:val="14"/>
                <w:szCs w:val="14"/>
              </w:rPr>
              <w:t>GWK47_020456</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081762F" w14:textId="77777777" w:rsidR="00536A8B" w:rsidRDefault="00000000">
            <w:pPr>
              <w:widowControl w:val="0"/>
              <w:jc w:val="center"/>
              <w:rPr>
                <w:sz w:val="20"/>
                <w:szCs w:val="20"/>
              </w:rPr>
            </w:pPr>
            <w:r>
              <w:rPr>
                <w:sz w:val="14"/>
                <w:szCs w:val="14"/>
              </w:rPr>
              <w:t>0.21</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19FBB45" w14:textId="77777777" w:rsidR="00536A8B" w:rsidRDefault="00000000">
            <w:pPr>
              <w:widowControl w:val="0"/>
              <w:jc w:val="center"/>
              <w:rPr>
                <w:sz w:val="20"/>
                <w:szCs w:val="20"/>
              </w:rPr>
            </w:pPr>
            <w:r>
              <w:rPr>
                <w:sz w:val="14"/>
                <w:szCs w:val="14"/>
              </w:rPr>
              <w:t>1.36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7E029E0" w14:textId="77777777" w:rsidR="00536A8B" w:rsidRDefault="00000000">
            <w:pPr>
              <w:widowControl w:val="0"/>
              <w:jc w:val="center"/>
              <w:rPr>
                <w:sz w:val="20"/>
                <w:szCs w:val="20"/>
              </w:rPr>
            </w:pPr>
            <w:r>
              <w:rPr>
                <w:sz w:val="14"/>
                <w:szCs w:val="14"/>
              </w:rPr>
              <w:t>0.22</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DB327C2" w14:textId="77777777" w:rsidR="00536A8B" w:rsidRDefault="00000000">
            <w:pPr>
              <w:widowControl w:val="0"/>
              <w:jc w:val="center"/>
              <w:rPr>
                <w:sz w:val="20"/>
                <w:szCs w:val="20"/>
              </w:rPr>
            </w:pPr>
            <w:r>
              <w:rPr>
                <w:sz w:val="14"/>
                <w:szCs w:val="14"/>
              </w:rPr>
              <w:t>2.06</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D08E57D" w14:textId="77777777" w:rsidR="00536A8B" w:rsidRDefault="00000000">
            <w:pPr>
              <w:widowControl w:val="0"/>
              <w:jc w:val="center"/>
              <w:rPr>
                <w:sz w:val="20"/>
                <w:szCs w:val="20"/>
              </w:rPr>
            </w:pPr>
            <w:r>
              <w:rPr>
                <w:sz w:val="14"/>
                <w:szCs w:val="14"/>
              </w:rPr>
              <w:t>Serine/arginine-rich splicing factor 7</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958C619" w14:textId="77777777" w:rsidR="00536A8B" w:rsidRDefault="00000000">
            <w:pPr>
              <w:widowControl w:val="0"/>
              <w:jc w:val="center"/>
              <w:rPr>
                <w:sz w:val="20"/>
                <w:szCs w:val="20"/>
              </w:rPr>
            </w:pPr>
            <w:r>
              <w:rPr>
                <w:sz w:val="14"/>
                <w:szCs w:val="14"/>
              </w:rPr>
              <w:t>RNA splicing, mRNA processing</w:t>
            </w:r>
          </w:p>
        </w:tc>
      </w:tr>
      <w:tr w:rsidR="00536A8B" w14:paraId="3D2633FA"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418A158" w14:textId="77777777" w:rsidR="00536A8B" w:rsidRDefault="00000000">
            <w:pPr>
              <w:widowControl w:val="0"/>
              <w:jc w:val="center"/>
              <w:rPr>
                <w:sz w:val="20"/>
                <w:szCs w:val="20"/>
              </w:rPr>
            </w:pPr>
            <w:r>
              <w:rPr>
                <w:sz w:val="14"/>
                <w:szCs w:val="14"/>
              </w:rPr>
              <w:t>U2af50</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FF27A84" w14:textId="77777777" w:rsidR="00536A8B" w:rsidRDefault="00000000">
            <w:pPr>
              <w:widowControl w:val="0"/>
              <w:jc w:val="center"/>
              <w:rPr>
                <w:sz w:val="20"/>
                <w:szCs w:val="20"/>
              </w:rPr>
            </w:pPr>
            <w:r>
              <w:rPr>
                <w:sz w:val="14"/>
                <w:szCs w:val="14"/>
              </w:rPr>
              <w:t>GWK47_001080</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4531A15" w14:textId="77777777" w:rsidR="00536A8B" w:rsidRDefault="00000000">
            <w:pPr>
              <w:widowControl w:val="0"/>
              <w:jc w:val="center"/>
              <w:rPr>
                <w:sz w:val="20"/>
                <w:szCs w:val="20"/>
              </w:rPr>
            </w:pPr>
            <w:r>
              <w:rPr>
                <w:sz w:val="14"/>
                <w:szCs w:val="14"/>
              </w:rPr>
              <w:t>0.20</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31C627B" w14:textId="77777777" w:rsidR="00536A8B" w:rsidRDefault="00000000">
            <w:pPr>
              <w:widowControl w:val="0"/>
              <w:jc w:val="center"/>
              <w:rPr>
                <w:sz w:val="20"/>
                <w:szCs w:val="20"/>
              </w:rPr>
            </w:pPr>
            <w:r>
              <w:rPr>
                <w:sz w:val="14"/>
                <w:szCs w:val="14"/>
              </w:rPr>
              <w:t>1.49</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2FAF423" w14:textId="77777777" w:rsidR="00536A8B" w:rsidRDefault="00000000">
            <w:pPr>
              <w:widowControl w:val="0"/>
              <w:jc w:val="center"/>
              <w:rPr>
                <w:sz w:val="20"/>
                <w:szCs w:val="20"/>
              </w:rPr>
            </w:pPr>
            <w:r>
              <w:rPr>
                <w:sz w:val="14"/>
                <w:szCs w:val="14"/>
              </w:rPr>
              <w:t>0.17</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07481F5" w14:textId="77777777" w:rsidR="00536A8B" w:rsidRDefault="00000000">
            <w:pPr>
              <w:widowControl w:val="0"/>
              <w:jc w:val="center"/>
              <w:rPr>
                <w:sz w:val="20"/>
                <w:szCs w:val="20"/>
              </w:rPr>
            </w:pPr>
            <w:r>
              <w:rPr>
                <w:sz w:val="14"/>
                <w:szCs w:val="14"/>
              </w:rPr>
              <w:t>1.56</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0AA8A65" w14:textId="77777777" w:rsidR="00536A8B" w:rsidRDefault="00000000">
            <w:pPr>
              <w:widowControl w:val="0"/>
              <w:jc w:val="center"/>
              <w:rPr>
                <w:sz w:val="20"/>
                <w:szCs w:val="20"/>
              </w:rPr>
            </w:pPr>
            <w:r>
              <w:rPr>
                <w:sz w:val="14"/>
                <w:szCs w:val="14"/>
              </w:rPr>
              <w:t>Splicing factor U2AF subunit</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98C0EF1" w14:textId="77777777" w:rsidR="00536A8B" w:rsidRDefault="00000000">
            <w:pPr>
              <w:widowControl w:val="0"/>
              <w:jc w:val="center"/>
              <w:rPr>
                <w:sz w:val="20"/>
                <w:szCs w:val="20"/>
              </w:rPr>
            </w:pPr>
            <w:r>
              <w:rPr>
                <w:sz w:val="14"/>
                <w:szCs w:val="14"/>
              </w:rPr>
              <w:t>RNA splicing, mRNA processing</w:t>
            </w:r>
          </w:p>
        </w:tc>
      </w:tr>
      <w:tr w:rsidR="00536A8B" w14:paraId="2A6AE78B"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DA4E465" w14:textId="77777777" w:rsidR="00536A8B" w:rsidRDefault="00000000">
            <w:pPr>
              <w:widowControl w:val="0"/>
              <w:jc w:val="center"/>
              <w:rPr>
                <w:sz w:val="20"/>
                <w:szCs w:val="20"/>
              </w:rPr>
            </w:pPr>
            <w:proofErr w:type="spellStart"/>
            <w:r>
              <w:rPr>
                <w:sz w:val="14"/>
                <w:szCs w:val="14"/>
              </w:rPr>
              <w:t>Tsnax</w:t>
            </w:r>
            <w:proofErr w:type="spellEnd"/>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9DAEA15" w14:textId="77777777" w:rsidR="00536A8B" w:rsidRDefault="00000000">
            <w:pPr>
              <w:widowControl w:val="0"/>
              <w:jc w:val="center"/>
              <w:rPr>
                <w:sz w:val="20"/>
                <w:szCs w:val="20"/>
              </w:rPr>
            </w:pPr>
            <w:r>
              <w:rPr>
                <w:sz w:val="14"/>
                <w:szCs w:val="14"/>
              </w:rPr>
              <w:t>GWK47_041448</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E52F6FB" w14:textId="77777777" w:rsidR="00536A8B" w:rsidRDefault="00000000">
            <w:pPr>
              <w:widowControl w:val="0"/>
              <w:jc w:val="center"/>
              <w:rPr>
                <w:sz w:val="20"/>
                <w:szCs w:val="20"/>
              </w:rPr>
            </w:pPr>
            <w:r>
              <w:rPr>
                <w:sz w:val="14"/>
                <w:szCs w:val="14"/>
              </w:rPr>
              <w:t>0.19</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FD9BC5E" w14:textId="77777777" w:rsidR="00536A8B" w:rsidRDefault="00000000">
            <w:pPr>
              <w:widowControl w:val="0"/>
              <w:jc w:val="center"/>
              <w:rPr>
                <w:sz w:val="20"/>
                <w:szCs w:val="20"/>
              </w:rPr>
            </w:pPr>
            <w:r>
              <w:rPr>
                <w:sz w:val="14"/>
                <w:szCs w:val="14"/>
              </w:rPr>
              <w:t>1.41</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F1C6367" w14:textId="77777777" w:rsidR="00536A8B" w:rsidRDefault="00000000">
            <w:pPr>
              <w:widowControl w:val="0"/>
              <w:jc w:val="center"/>
              <w:rPr>
                <w:sz w:val="20"/>
                <w:szCs w:val="20"/>
              </w:rPr>
            </w:pPr>
            <w:r>
              <w:rPr>
                <w:sz w:val="14"/>
                <w:szCs w:val="14"/>
              </w:rPr>
              <w:t>0.21</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F1E26A2" w14:textId="77777777" w:rsidR="00536A8B" w:rsidRDefault="00000000">
            <w:pPr>
              <w:widowControl w:val="0"/>
              <w:jc w:val="center"/>
              <w:rPr>
                <w:sz w:val="20"/>
                <w:szCs w:val="20"/>
              </w:rPr>
            </w:pPr>
            <w:r>
              <w:rPr>
                <w:sz w:val="14"/>
                <w:szCs w:val="14"/>
              </w:rPr>
              <w:t>2.22</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2BCE1E1" w14:textId="77777777" w:rsidR="00536A8B" w:rsidRDefault="00000000">
            <w:pPr>
              <w:widowControl w:val="0"/>
              <w:jc w:val="center"/>
              <w:rPr>
                <w:sz w:val="20"/>
                <w:szCs w:val="20"/>
              </w:rPr>
            </w:pPr>
            <w:proofErr w:type="spellStart"/>
            <w:r>
              <w:rPr>
                <w:sz w:val="14"/>
                <w:szCs w:val="14"/>
              </w:rPr>
              <w:t>Translin</w:t>
            </w:r>
            <w:proofErr w:type="spellEnd"/>
            <w:r>
              <w:rPr>
                <w:sz w:val="14"/>
                <w:szCs w:val="14"/>
              </w:rPr>
              <w:t>-associated protein X</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3324417" w14:textId="77777777" w:rsidR="00536A8B" w:rsidRDefault="00000000">
            <w:pPr>
              <w:widowControl w:val="0"/>
              <w:jc w:val="center"/>
              <w:rPr>
                <w:sz w:val="20"/>
                <w:szCs w:val="20"/>
              </w:rPr>
            </w:pPr>
            <w:r>
              <w:rPr>
                <w:sz w:val="14"/>
                <w:szCs w:val="14"/>
              </w:rPr>
              <w:t>RNA silencing, reproductive process</w:t>
            </w:r>
          </w:p>
        </w:tc>
      </w:tr>
      <w:tr w:rsidR="00536A8B" w14:paraId="20A754D5"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2419A62" w14:textId="77777777" w:rsidR="00536A8B" w:rsidRDefault="00000000">
            <w:pPr>
              <w:widowControl w:val="0"/>
              <w:jc w:val="center"/>
              <w:rPr>
                <w:sz w:val="20"/>
                <w:szCs w:val="20"/>
              </w:rPr>
            </w:pPr>
            <w:r>
              <w:rPr>
                <w:sz w:val="14"/>
                <w:szCs w:val="14"/>
              </w:rPr>
              <w:t>Myo5a_0</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9CC881B" w14:textId="77777777" w:rsidR="00536A8B" w:rsidRDefault="00000000">
            <w:pPr>
              <w:widowControl w:val="0"/>
              <w:jc w:val="center"/>
              <w:rPr>
                <w:sz w:val="20"/>
                <w:szCs w:val="20"/>
              </w:rPr>
            </w:pPr>
            <w:r>
              <w:rPr>
                <w:sz w:val="14"/>
                <w:szCs w:val="14"/>
              </w:rPr>
              <w:t>GWK47_011520</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68E39DF" w14:textId="77777777" w:rsidR="00536A8B" w:rsidRDefault="00000000">
            <w:pPr>
              <w:widowControl w:val="0"/>
              <w:jc w:val="center"/>
              <w:rPr>
                <w:sz w:val="20"/>
                <w:szCs w:val="20"/>
              </w:rPr>
            </w:pPr>
            <w:r>
              <w:rPr>
                <w:sz w:val="14"/>
                <w:szCs w:val="14"/>
              </w:rPr>
              <w:t>0.69</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94ECD1F" w14:textId="77777777" w:rsidR="00536A8B" w:rsidRDefault="00000000">
            <w:pPr>
              <w:widowControl w:val="0"/>
              <w:jc w:val="center"/>
              <w:rPr>
                <w:sz w:val="20"/>
                <w:szCs w:val="20"/>
              </w:rPr>
            </w:pPr>
            <w:r>
              <w:rPr>
                <w:sz w:val="14"/>
                <w:szCs w:val="14"/>
              </w:rPr>
              <w:t>2.46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F1FDF12" w14:textId="77777777" w:rsidR="00536A8B" w:rsidRDefault="00000000">
            <w:pPr>
              <w:widowControl w:val="0"/>
              <w:jc w:val="center"/>
              <w:rPr>
                <w:sz w:val="20"/>
                <w:szCs w:val="20"/>
              </w:rPr>
            </w:pPr>
            <w:r>
              <w:rPr>
                <w:sz w:val="14"/>
                <w:szCs w:val="14"/>
              </w:rPr>
              <w:t>0.35</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4BDBA51" w14:textId="77777777" w:rsidR="00536A8B" w:rsidRDefault="00000000">
            <w:pPr>
              <w:widowControl w:val="0"/>
              <w:jc w:val="center"/>
              <w:rPr>
                <w:sz w:val="20"/>
                <w:szCs w:val="20"/>
              </w:rPr>
            </w:pPr>
            <w:r>
              <w:rPr>
                <w:sz w:val="14"/>
                <w:szCs w:val="14"/>
              </w:rPr>
              <w:t>1.44</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DA163CE" w14:textId="77777777" w:rsidR="00536A8B" w:rsidRDefault="00000000">
            <w:pPr>
              <w:widowControl w:val="0"/>
              <w:jc w:val="center"/>
              <w:rPr>
                <w:sz w:val="20"/>
                <w:szCs w:val="20"/>
              </w:rPr>
            </w:pPr>
            <w:r>
              <w:rPr>
                <w:sz w:val="14"/>
                <w:szCs w:val="14"/>
              </w:rPr>
              <w:t>Unconventional myosin-Va</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37EC063" w14:textId="77777777" w:rsidR="00536A8B" w:rsidRDefault="00000000">
            <w:pPr>
              <w:widowControl w:val="0"/>
              <w:jc w:val="center"/>
              <w:rPr>
                <w:sz w:val="20"/>
                <w:szCs w:val="20"/>
              </w:rPr>
            </w:pPr>
            <w:r>
              <w:rPr>
                <w:sz w:val="14"/>
                <w:szCs w:val="14"/>
              </w:rPr>
              <w:t>Cytoskeletal transport, vesicle trafficking</w:t>
            </w:r>
          </w:p>
        </w:tc>
      </w:tr>
      <w:tr w:rsidR="00536A8B" w14:paraId="2A25887C"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E6E3211" w14:textId="77777777" w:rsidR="00536A8B" w:rsidRDefault="00000000">
            <w:pPr>
              <w:widowControl w:val="0"/>
              <w:jc w:val="center"/>
              <w:rPr>
                <w:sz w:val="20"/>
                <w:szCs w:val="20"/>
              </w:rPr>
            </w:pPr>
            <w:r>
              <w:rPr>
                <w:sz w:val="14"/>
                <w:szCs w:val="14"/>
              </w:rPr>
              <w:t>**NUP43</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48382F9" w14:textId="77777777" w:rsidR="00536A8B" w:rsidRDefault="00000000">
            <w:pPr>
              <w:widowControl w:val="0"/>
              <w:jc w:val="center"/>
              <w:rPr>
                <w:sz w:val="20"/>
                <w:szCs w:val="20"/>
              </w:rPr>
            </w:pPr>
            <w:r>
              <w:rPr>
                <w:sz w:val="14"/>
                <w:szCs w:val="14"/>
              </w:rPr>
              <w:t>GWK47_010369</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44491A0" w14:textId="77777777" w:rsidR="00536A8B" w:rsidRDefault="00000000">
            <w:pPr>
              <w:widowControl w:val="0"/>
              <w:jc w:val="center"/>
              <w:rPr>
                <w:sz w:val="20"/>
                <w:szCs w:val="20"/>
              </w:rPr>
            </w:pPr>
            <w:r>
              <w:rPr>
                <w:sz w:val="14"/>
                <w:szCs w:val="14"/>
              </w:rPr>
              <w:t>0.35</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5939B0B" w14:textId="77777777" w:rsidR="00536A8B" w:rsidRDefault="00000000">
            <w:pPr>
              <w:widowControl w:val="0"/>
              <w:jc w:val="center"/>
              <w:rPr>
                <w:sz w:val="20"/>
                <w:szCs w:val="20"/>
              </w:rPr>
            </w:pPr>
            <w:r>
              <w:rPr>
                <w:sz w:val="14"/>
                <w:szCs w:val="14"/>
              </w:rPr>
              <w:t>1.41</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AAFA87A" w14:textId="77777777" w:rsidR="00536A8B" w:rsidRDefault="00000000">
            <w:pPr>
              <w:widowControl w:val="0"/>
              <w:jc w:val="center"/>
              <w:rPr>
                <w:sz w:val="20"/>
                <w:szCs w:val="20"/>
              </w:rPr>
            </w:pPr>
            <w:r>
              <w:rPr>
                <w:sz w:val="14"/>
                <w:szCs w:val="14"/>
              </w:rPr>
              <w:t>0.28</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FDEFBA2" w14:textId="77777777" w:rsidR="00536A8B" w:rsidRDefault="00000000">
            <w:pPr>
              <w:widowControl w:val="0"/>
              <w:jc w:val="center"/>
              <w:rPr>
                <w:sz w:val="20"/>
                <w:szCs w:val="20"/>
              </w:rPr>
            </w:pPr>
            <w:r>
              <w:rPr>
                <w:sz w:val="14"/>
                <w:szCs w:val="14"/>
              </w:rPr>
              <w:t>1.45</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86828E0" w14:textId="77777777" w:rsidR="00536A8B" w:rsidRDefault="00000000">
            <w:pPr>
              <w:widowControl w:val="0"/>
              <w:jc w:val="center"/>
              <w:rPr>
                <w:sz w:val="20"/>
                <w:szCs w:val="20"/>
              </w:rPr>
            </w:pPr>
            <w:r>
              <w:rPr>
                <w:sz w:val="14"/>
                <w:szCs w:val="14"/>
              </w:rPr>
              <w:t>Nucleoporin Nup43</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EF50DF6" w14:textId="77777777" w:rsidR="00536A8B" w:rsidRDefault="00000000">
            <w:pPr>
              <w:widowControl w:val="0"/>
              <w:jc w:val="center"/>
              <w:rPr>
                <w:sz w:val="20"/>
                <w:szCs w:val="20"/>
              </w:rPr>
            </w:pPr>
            <w:r>
              <w:rPr>
                <w:sz w:val="14"/>
                <w:szCs w:val="14"/>
              </w:rPr>
              <w:t>Nucleocytoplasmic transport, cell cycle regulation</w:t>
            </w:r>
          </w:p>
        </w:tc>
      </w:tr>
      <w:tr w:rsidR="00536A8B" w14:paraId="215020BF" w14:textId="77777777">
        <w:trPr>
          <w:trHeight w:val="270"/>
        </w:trPr>
        <w:tc>
          <w:tcPr>
            <w:tcW w:w="8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CF1C905" w14:textId="77777777" w:rsidR="00536A8B" w:rsidRDefault="00536A8B">
            <w:pPr>
              <w:widowControl w:val="0"/>
              <w:rPr>
                <w:sz w:val="20"/>
                <w:szCs w:val="20"/>
              </w:rPr>
            </w:pPr>
          </w:p>
        </w:tc>
        <w:tc>
          <w:tcPr>
            <w:tcW w:w="11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2B9CC0F" w14:textId="77777777" w:rsidR="00536A8B" w:rsidRDefault="00536A8B">
            <w:pPr>
              <w:widowControl w:val="0"/>
              <w:rPr>
                <w:sz w:val="20"/>
                <w:szCs w:val="20"/>
              </w:rPr>
            </w:pPr>
          </w:p>
        </w:tc>
        <w:tc>
          <w:tcPr>
            <w:tcW w:w="5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CD65669" w14:textId="77777777" w:rsidR="00536A8B" w:rsidRDefault="00536A8B">
            <w:pPr>
              <w:widowControl w:val="0"/>
              <w:rPr>
                <w:sz w:val="20"/>
                <w:szCs w:val="20"/>
              </w:rPr>
            </w:pPr>
          </w:p>
        </w:tc>
        <w:tc>
          <w:tcPr>
            <w:tcW w:w="6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5BDB065" w14:textId="77777777" w:rsidR="00536A8B" w:rsidRDefault="00536A8B">
            <w:pPr>
              <w:widowControl w:val="0"/>
              <w:rPr>
                <w:sz w:val="20"/>
                <w:szCs w:val="20"/>
              </w:rPr>
            </w:pPr>
          </w:p>
        </w:tc>
        <w:tc>
          <w:tcPr>
            <w:tcW w:w="5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924D9A6" w14:textId="77777777" w:rsidR="00536A8B" w:rsidRDefault="00536A8B">
            <w:pPr>
              <w:widowControl w:val="0"/>
              <w:rPr>
                <w:sz w:val="20"/>
                <w:szCs w:val="20"/>
              </w:rPr>
            </w:pPr>
          </w:p>
        </w:tc>
        <w:tc>
          <w:tcPr>
            <w:tcW w:w="61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5BE8FAC" w14:textId="77777777" w:rsidR="00536A8B" w:rsidRDefault="00536A8B">
            <w:pPr>
              <w:widowControl w:val="0"/>
              <w:rPr>
                <w:sz w:val="20"/>
                <w:szCs w:val="20"/>
              </w:rPr>
            </w:pPr>
          </w:p>
        </w:tc>
        <w:tc>
          <w:tcPr>
            <w:tcW w:w="23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A9A6F34" w14:textId="77777777" w:rsidR="00536A8B" w:rsidRDefault="00536A8B">
            <w:pPr>
              <w:widowControl w:val="0"/>
              <w:rPr>
                <w:sz w:val="20"/>
                <w:szCs w:val="20"/>
              </w:rPr>
            </w:pPr>
          </w:p>
        </w:tc>
        <w:tc>
          <w:tcPr>
            <w:tcW w:w="276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1A9272A" w14:textId="77777777" w:rsidR="00536A8B" w:rsidRDefault="00536A8B">
            <w:pPr>
              <w:widowControl w:val="0"/>
              <w:rPr>
                <w:sz w:val="20"/>
                <w:szCs w:val="20"/>
              </w:rPr>
            </w:pPr>
          </w:p>
        </w:tc>
      </w:tr>
      <w:tr w:rsidR="00536A8B" w14:paraId="4AD77A9A" w14:textId="77777777">
        <w:trPr>
          <w:trHeight w:val="375"/>
        </w:trPr>
        <w:tc>
          <w:tcPr>
            <w:tcW w:w="9360" w:type="dxa"/>
            <w:gridSpan w:val="8"/>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1A04F27E" w14:textId="77777777" w:rsidR="00536A8B" w:rsidRDefault="00000000">
            <w:pPr>
              <w:widowControl w:val="0"/>
              <w:jc w:val="center"/>
              <w:rPr>
                <w:sz w:val="20"/>
                <w:szCs w:val="20"/>
              </w:rPr>
            </w:pPr>
            <w:r>
              <w:rPr>
                <w:b/>
                <w:bCs/>
                <w:sz w:val="18"/>
                <w:szCs w:val="18"/>
              </w:rPr>
              <w:t>Lower Expression in both OA treatments at 8 h</w:t>
            </w:r>
          </w:p>
        </w:tc>
      </w:tr>
      <w:tr w:rsidR="00536A8B" w14:paraId="2569F174"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78753F1" w14:textId="77777777" w:rsidR="00536A8B" w:rsidRDefault="00000000">
            <w:pPr>
              <w:widowControl w:val="0"/>
              <w:jc w:val="center"/>
              <w:rPr>
                <w:sz w:val="20"/>
                <w:szCs w:val="20"/>
              </w:rPr>
            </w:pPr>
            <w:r>
              <w:rPr>
                <w:sz w:val="14"/>
                <w:szCs w:val="14"/>
              </w:rPr>
              <w:t>oct-1_1</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DAC10E7" w14:textId="77777777" w:rsidR="00536A8B" w:rsidRDefault="00000000">
            <w:pPr>
              <w:widowControl w:val="0"/>
              <w:jc w:val="center"/>
              <w:rPr>
                <w:sz w:val="20"/>
                <w:szCs w:val="20"/>
              </w:rPr>
            </w:pPr>
            <w:r>
              <w:rPr>
                <w:sz w:val="14"/>
                <w:szCs w:val="14"/>
              </w:rPr>
              <w:t>GWK47_003819</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D114B47" w14:textId="77777777" w:rsidR="00536A8B" w:rsidRDefault="00000000">
            <w:pPr>
              <w:widowControl w:val="0"/>
              <w:jc w:val="center"/>
              <w:rPr>
                <w:sz w:val="20"/>
                <w:szCs w:val="20"/>
              </w:rPr>
            </w:pPr>
            <w:r>
              <w:rPr>
                <w:sz w:val="14"/>
                <w:szCs w:val="14"/>
              </w:rPr>
              <w:t>-1.76</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B81C912" w14:textId="77777777" w:rsidR="00536A8B" w:rsidRDefault="00000000">
            <w:pPr>
              <w:widowControl w:val="0"/>
              <w:jc w:val="center"/>
              <w:rPr>
                <w:sz w:val="20"/>
                <w:szCs w:val="20"/>
              </w:rPr>
            </w:pPr>
            <w:r>
              <w:rPr>
                <w:sz w:val="14"/>
                <w:szCs w:val="14"/>
              </w:rPr>
              <w:t>1.93</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D0B8F0F" w14:textId="77777777" w:rsidR="00536A8B" w:rsidRDefault="00000000">
            <w:pPr>
              <w:widowControl w:val="0"/>
              <w:jc w:val="center"/>
              <w:rPr>
                <w:sz w:val="20"/>
                <w:szCs w:val="20"/>
              </w:rPr>
            </w:pPr>
            <w:r>
              <w:rPr>
                <w:sz w:val="14"/>
                <w:szCs w:val="14"/>
              </w:rPr>
              <w:t>-1.36</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F7BEBEB" w14:textId="77777777" w:rsidR="00536A8B" w:rsidRDefault="00000000">
            <w:pPr>
              <w:widowControl w:val="0"/>
              <w:jc w:val="center"/>
              <w:rPr>
                <w:sz w:val="20"/>
                <w:szCs w:val="20"/>
              </w:rPr>
            </w:pPr>
            <w:r>
              <w:rPr>
                <w:sz w:val="14"/>
                <w:szCs w:val="14"/>
              </w:rPr>
              <w:t>1.90</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0167C6D" w14:textId="77777777" w:rsidR="00536A8B" w:rsidRDefault="00000000">
            <w:pPr>
              <w:widowControl w:val="0"/>
              <w:jc w:val="center"/>
              <w:rPr>
                <w:sz w:val="20"/>
                <w:szCs w:val="20"/>
              </w:rPr>
            </w:pPr>
            <w:r>
              <w:rPr>
                <w:sz w:val="14"/>
                <w:szCs w:val="14"/>
              </w:rPr>
              <w:t>Organic cation transporter 1</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9B02435" w14:textId="77777777" w:rsidR="00536A8B" w:rsidRDefault="00000000">
            <w:pPr>
              <w:widowControl w:val="0"/>
              <w:jc w:val="center"/>
              <w:rPr>
                <w:sz w:val="20"/>
                <w:szCs w:val="20"/>
              </w:rPr>
            </w:pPr>
            <w:r>
              <w:rPr>
                <w:sz w:val="14"/>
                <w:szCs w:val="14"/>
              </w:rPr>
              <w:t>Ion transport, acid–base homeostasis</w:t>
            </w:r>
          </w:p>
        </w:tc>
      </w:tr>
      <w:tr w:rsidR="00536A8B" w14:paraId="641462EA"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C60ADB4" w14:textId="77777777" w:rsidR="00536A8B" w:rsidRDefault="00000000">
            <w:pPr>
              <w:widowControl w:val="0"/>
              <w:jc w:val="center"/>
              <w:rPr>
                <w:sz w:val="20"/>
                <w:szCs w:val="20"/>
              </w:rPr>
            </w:pPr>
            <w:r>
              <w:rPr>
                <w:sz w:val="14"/>
                <w:szCs w:val="14"/>
              </w:rPr>
              <w:t>Gstt4</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3F4C5EE" w14:textId="77777777" w:rsidR="00536A8B" w:rsidRDefault="00000000">
            <w:pPr>
              <w:widowControl w:val="0"/>
              <w:jc w:val="center"/>
              <w:rPr>
                <w:sz w:val="20"/>
                <w:szCs w:val="20"/>
              </w:rPr>
            </w:pPr>
            <w:r>
              <w:rPr>
                <w:sz w:val="14"/>
                <w:szCs w:val="14"/>
              </w:rPr>
              <w:t>GWK47_034834</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05A18E5" w14:textId="77777777" w:rsidR="00536A8B" w:rsidRDefault="00000000">
            <w:pPr>
              <w:widowControl w:val="0"/>
              <w:jc w:val="center"/>
              <w:rPr>
                <w:sz w:val="20"/>
                <w:szCs w:val="20"/>
              </w:rPr>
            </w:pPr>
            <w:r>
              <w:rPr>
                <w:sz w:val="14"/>
                <w:szCs w:val="14"/>
              </w:rPr>
              <w:t>-0.76</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B79F670" w14:textId="77777777" w:rsidR="00536A8B" w:rsidRDefault="00000000">
            <w:pPr>
              <w:widowControl w:val="0"/>
              <w:jc w:val="center"/>
              <w:rPr>
                <w:sz w:val="20"/>
                <w:szCs w:val="20"/>
              </w:rPr>
            </w:pPr>
            <w:r>
              <w:rPr>
                <w:sz w:val="14"/>
                <w:szCs w:val="14"/>
              </w:rPr>
              <w:t>2.38</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0EFFA3C" w14:textId="77777777" w:rsidR="00536A8B" w:rsidRDefault="00000000">
            <w:pPr>
              <w:widowControl w:val="0"/>
              <w:jc w:val="center"/>
              <w:rPr>
                <w:sz w:val="20"/>
                <w:szCs w:val="20"/>
              </w:rPr>
            </w:pPr>
            <w:r>
              <w:rPr>
                <w:sz w:val="14"/>
                <w:szCs w:val="14"/>
              </w:rPr>
              <w:t>-0.37</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15F9794" w14:textId="77777777" w:rsidR="00536A8B" w:rsidRDefault="00000000">
            <w:pPr>
              <w:widowControl w:val="0"/>
              <w:jc w:val="center"/>
              <w:rPr>
                <w:sz w:val="20"/>
                <w:szCs w:val="20"/>
              </w:rPr>
            </w:pPr>
            <w:r>
              <w:rPr>
                <w:sz w:val="14"/>
                <w:szCs w:val="14"/>
              </w:rPr>
              <w:t>1.32</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B46E30E" w14:textId="77777777" w:rsidR="00536A8B" w:rsidRDefault="00000000">
            <w:pPr>
              <w:widowControl w:val="0"/>
              <w:jc w:val="center"/>
              <w:rPr>
                <w:sz w:val="20"/>
                <w:szCs w:val="20"/>
              </w:rPr>
            </w:pPr>
            <w:r>
              <w:rPr>
                <w:sz w:val="14"/>
                <w:szCs w:val="14"/>
              </w:rPr>
              <w:t>Glutathione S-transferase theta-4</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9816535" w14:textId="77777777" w:rsidR="00536A8B" w:rsidRDefault="00000000">
            <w:pPr>
              <w:widowControl w:val="0"/>
              <w:jc w:val="center"/>
              <w:rPr>
                <w:sz w:val="20"/>
                <w:szCs w:val="20"/>
              </w:rPr>
            </w:pPr>
            <w:r>
              <w:rPr>
                <w:sz w:val="14"/>
                <w:szCs w:val="14"/>
              </w:rPr>
              <w:t>Detoxification, oxidative stress response</w:t>
            </w:r>
          </w:p>
        </w:tc>
      </w:tr>
      <w:tr w:rsidR="00536A8B" w14:paraId="5F6D8CCF"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D23A1D7" w14:textId="77777777" w:rsidR="00536A8B" w:rsidRDefault="00000000">
            <w:pPr>
              <w:widowControl w:val="0"/>
              <w:jc w:val="center"/>
              <w:rPr>
                <w:sz w:val="20"/>
                <w:szCs w:val="20"/>
              </w:rPr>
            </w:pPr>
            <w:r>
              <w:rPr>
                <w:sz w:val="14"/>
                <w:szCs w:val="14"/>
              </w:rPr>
              <w:t>RSPRY1_1</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B04B874" w14:textId="77777777" w:rsidR="00536A8B" w:rsidRDefault="00000000">
            <w:pPr>
              <w:widowControl w:val="0"/>
              <w:jc w:val="center"/>
              <w:rPr>
                <w:sz w:val="20"/>
                <w:szCs w:val="20"/>
              </w:rPr>
            </w:pPr>
            <w:r>
              <w:rPr>
                <w:sz w:val="14"/>
                <w:szCs w:val="14"/>
              </w:rPr>
              <w:t>GWK47_007365</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F252403" w14:textId="77777777" w:rsidR="00536A8B" w:rsidRDefault="00000000">
            <w:pPr>
              <w:widowControl w:val="0"/>
              <w:jc w:val="center"/>
              <w:rPr>
                <w:sz w:val="20"/>
                <w:szCs w:val="20"/>
              </w:rPr>
            </w:pPr>
            <w:r>
              <w:rPr>
                <w:sz w:val="14"/>
                <w:szCs w:val="14"/>
              </w:rPr>
              <w:t>-0.27</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EE37A2E" w14:textId="77777777" w:rsidR="00536A8B" w:rsidRDefault="00000000">
            <w:pPr>
              <w:widowControl w:val="0"/>
              <w:jc w:val="center"/>
              <w:rPr>
                <w:sz w:val="20"/>
                <w:szCs w:val="20"/>
              </w:rPr>
            </w:pPr>
            <w:r>
              <w:rPr>
                <w:sz w:val="14"/>
                <w:szCs w:val="14"/>
              </w:rPr>
              <w:t>1.34</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7D3108C" w14:textId="77777777" w:rsidR="00536A8B" w:rsidRDefault="00000000">
            <w:pPr>
              <w:widowControl w:val="0"/>
              <w:jc w:val="center"/>
              <w:rPr>
                <w:sz w:val="20"/>
                <w:szCs w:val="20"/>
              </w:rPr>
            </w:pPr>
            <w:r>
              <w:rPr>
                <w:sz w:val="14"/>
                <w:szCs w:val="14"/>
              </w:rPr>
              <w:t>-0.24</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72EC2E5" w14:textId="77777777" w:rsidR="00536A8B" w:rsidRDefault="00000000">
            <w:pPr>
              <w:widowControl w:val="0"/>
              <w:jc w:val="center"/>
              <w:rPr>
                <w:sz w:val="20"/>
                <w:szCs w:val="20"/>
              </w:rPr>
            </w:pPr>
            <w:r>
              <w:rPr>
                <w:sz w:val="14"/>
                <w:szCs w:val="14"/>
              </w:rPr>
              <w:t>1.62</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7F7A495" w14:textId="77777777" w:rsidR="00536A8B" w:rsidRDefault="00000000">
            <w:pPr>
              <w:widowControl w:val="0"/>
              <w:jc w:val="center"/>
              <w:rPr>
                <w:sz w:val="20"/>
                <w:szCs w:val="20"/>
              </w:rPr>
            </w:pPr>
            <w:r>
              <w:rPr>
                <w:sz w:val="14"/>
                <w:szCs w:val="14"/>
              </w:rPr>
              <w:t>RING finger and SPRY domain-containing protein 1</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271B65C" w14:textId="77777777" w:rsidR="00536A8B" w:rsidRDefault="00000000">
            <w:pPr>
              <w:widowControl w:val="0"/>
              <w:jc w:val="center"/>
              <w:rPr>
                <w:sz w:val="20"/>
                <w:szCs w:val="20"/>
              </w:rPr>
            </w:pPr>
            <w:r>
              <w:rPr>
                <w:sz w:val="14"/>
                <w:szCs w:val="14"/>
              </w:rPr>
              <w:t>Protein degradation, turnover</w:t>
            </w:r>
          </w:p>
        </w:tc>
      </w:tr>
      <w:tr w:rsidR="00536A8B" w14:paraId="135FBD26"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8BFD38C" w14:textId="77777777" w:rsidR="00536A8B" w:rsidRDefault="00000000">
            <w:pPr>
              <w:widowControl w:val="0"/>
              <w:jc w:val="center"/>
              <w:rPr>
                <w:sz w:val="20"/>
                <w:szCs w:val="20"/>
              </w:rPr>
            </w:pPr>
            <w:r>
              <w:rPr>
                <w:sz w:val="14"/>
                <w:szCs w:val="14"/>
              </w:rPr>
              <w:t>USP19</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2234D05" w14:textId="77777777" w:rsidR="00536A8B" w:rsidRDefault="00000000">
            <w:pPr>
              <w:widowControl w:val="0"/>
              <w:jc w:val="center"/>
              <w:rPr>
                <w:sz w:val="20"/>
                <w:szCs w:val="20"/>
              </w:rPr>
            </w:pPr>
            <w:r>
              <w:rPr>
                <w:sz w:val="14"/>
                <w:szCs w:val="14"/>
              </w:rPr>
              <w:t>GWK47_030223</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F4E8445" w14:textId="77777777" w:rsidR="00536A8B" w:rsidRDefault="00000000">
            <w:pPr>
              <w:widowControl w:val="0"/>
              <w:jc w:val="center"/>
              <w:rPr>
                <w:sz w:val="20"/>
                <w:szCs w:val="20"/>
              </w:rPr>
            </w:pPr>
            <w:r>
              <w:rPr>
                <w:sz w:val="14"/>
                <w:szCs w:val="14"/>
              </w:rPr>
              <w:t>-0.23</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2352188" w14:textId="77777777" w:rsidR="00536A8B" w:rsidRDefault="00000000">
            <w:pPr>
              <w:widowControl w:val="0"/>
              <w:jc w:val="center"/>
              <w:rPr>
                <w:sz w:val="20"/>
                <w:szCs w:val="20"/>
              </w:rPr>
            </w:pPr>
            <w:r>
              <w:rPr>
                <w:sz w:val="14"/>
                <w:szCs w:val="14"/>
              </w:rPr>
              <w:t>1.38</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B544FC6" w14:textId="77777777" w:rsidR="00536A8B" w:rsidRDefault="00000000">
            <w:pPr>
              <w:widowControl w:val="0"/>
              <w:jc w:val="center"/>
              <w:rPr>
                <w:sz w:val="20"/>
                <w:szCs w:val="20"/>
              </w:rPr>
            </w:pPr>
            <w:r>
              <w:rPr>
                <w:sz w:val="14"/>
                <w:szCs w:val="14"/>
              </w:rPr>
              <w:t>-0.21</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C8531F3" w14:textId="77777777" w:rsidR="00536A8B" w:rsidRDefault="00000000">
            <w:pPr>
              <w:widowControl w:val="0"/>
              <w:jc w:val="center"/>
              <w:rPr>
                <w:sz w:val="20"/>
                <w:szCs w:val="20"/>
              </w:rPr>
            </w:pPr>
            <w:r>
              <w:rPr>
                <w:sz w:val="14"/>
                <w:szCs w:val="14"/>
              </w:rPr>
              <w:t>1.55</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CDA1B01" w14:textId="77777777" w:rsidR="00536A8B" w:rsidRDefault="00000000">
            <w:pPr>
              <w:widowControl w:val="0"/>
              <w:jc w:val="center"/>
              <w:rPr>
                <w:sz w:val="20"/>
                <w:szCs w:val="20"/>
              </w:rPr>
            </w:pPr>
            <w:r>
              <w:rPr>
                <w:sz w:val="14"/>
                <w:szCs w:val="14"/>
              </w:rPr>
              <w:t>Ubiquitin carboxyl-terminal hydrolase 19</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64AEC80" w14:textId="77777777" w:rsidR="00536A8B" w:rsidRDefault="00000000">
            <w:pPr>
              <w:widowControl w:val="0"/>
              <w:jc w:val="center"/>
              <w:rPr>
                <w:sz w:val="20"/>
                <w:szCs w:val="20"/>
              </w:rPr>
            </w:pPr>
            <w:r>
              <w:rPr>
                <w:sz w:val="14"/>
                <w:szCs w:val="14"/>
              </w:rPr>
              <w:t>Protein quality control, stress response</w:t>
            </w:r>
          </w:p>
        </w:tc>
      </w:tr>
      <w:tr w:rsidR="00536A8B" w14:paraId="1E052D98"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AE81BB1" w14:textId="77777777" w:rsidR="00536A8B" w:rsidRDefault="00000000">
            <w:pPr>
              <w:widowControl w:val="0"/>
              <w:jc w:val="center"/>
              <w:rPr>
                <w:sz w:val="20"/>
                <w:szCs w:val="20"/>
              </w:rPr>
            </w:pPr>
            <w:r>
              <w:rPr>
                <w:sz w:val="14"/>
                <w:szCs w:val="14"/>
              </w:rPr>
              <w:t>Phm</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57B3AAF" w14:textId="77777777" w:rsidR="00536A8B" w:rsidRDefault="00000000">
            <w:pPr>
              <w:widowControl w:val="0"/>
              <w:jc w:val="center"/>
              <w:rPr>
                <w:sz w:val="20"/>
                <w:szCs w:val="20"/>
              </w:rPr>
            </w:pPr>
            <w:r>
              <w:rPr>
                <w:sz w:val="14"/>
                <w:szCs w:val="14"/>
              </w:rPr>
              <w:t>GWK47_018134</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386F5D6" w14:textId="77777777" w:rsidR="00536A8B" w:rsidRDefault="00000000">
            <w:pPr>
              <w:widowControl w:val="0"/>
              <w:jc w:val="center"/>
              <w:rPr>
                <w:sz w:val="20"/>
                <w:szCs w:val="20"/>
              </w:rPr>
            </w:pPr>
            <w:r>
              <w:rPr>
                <w:sz w:val="14"/>
                <w:szCs w:val="14"/>
              </w:rPr>
              <w:t>-0.89</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B91D74D" w14:textId="77777777" w:rsidR="00536A8B" w:rsidRDefault="00000000">
            <w:pPr>
              <w:widowControl w:val="0"/>
              <w:jc w:val="center"/>
              <w:rPr>
                <w:sz w:val="20"/>
                <w:szCs w:val="20"/>
              </w:rPr>
            </w:pPr>
            <w:r>
              <w:rPr>
                <w:sz w:val="14"/>
                <w:szCs w:val="14"/>
              </w:rPr>
              <w:t>1.84</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4FD8689" w14:textId="77777777" w:rsidR="00536A8B" w:rsidRDefault="00000000">
            <w:pPr>
              <w:widowControl w:val="0"/>
              <w:jc w:val="center"/>
              <w:rPr>
                <w:sz w:val="20"/>
                <w:szCs w:val="20"/>
              </w:rPr>
            </w:pPr>
            <w:r>
              <w:rPr>
                <w:sz w:val="14"/>
                <w:szCs w:val="14"/>
              </w:rPr>
              <w:t>-0.61</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D1ED5EB" w14:textId="77777777" w:rsidR="00536A8B" w:rsidRDefault="00000000">
            <w:pPr>
              <w:widowControl w:val="0"/>
              <w:jc w:val="center"/>
              <w:rPr>
                <w:sz w:val="20"/>
                <w:szCs w:val="20"/>
              </w:rPr>
            </w:pPr>
            <w:r>
              <w:rPr>
                <w:sz w:val="14"/>
                <w:szCs w:val="14"/>
              </w:rPr>
              <w:t>1.63</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30148EC" w14:textId="77777777" w:rsidR="00536A8B" w:rsidRDefault="00000000">
            <w:pPr>
              <w:widowControl w:val="0"/>
              <w:jc w:val="center"/>
              <w:rPr>
                <w:sz w:val="20"/>
                <w:szCs w:val="20"/>
              </w:rPr>
            </w:pPr>
            <w:proofErr w:type="spellStart"/>
            <w:r>
              <w:rPr>
                <w:sz w:val="14"/>
                <w:szCs w:val="14"/>
              </w:rPr>
              <w:t>Peptidylglycine</w:t>
            </w:r>
            <w:proofErr w:type="spellEnd"/>
            <w:r>
              <w:rPr>
                <w:sz w:val="14"/>
                <w:szCs w:val="14"/>
              </w:rPr>
              <w:t xml:space="preserve"> alpha-hydroxylating monooxygenase</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3577A8D" w14:textId="77777777" w:rsidR="00536A8B" w:rsidRDefault="00000000">
            <w:pPr>
              <w:widowControl w:val="0"/>
              <w:jc w:val="center"/>
              <w:rPr>
                <w:sz w:val="20"/>
                <w:szCs w:val="20"/>
              </w:rPr>
            </w:pPr>
            <w:r>
              <w:rPr>
                <w:sz w:val="14"/>
                <w:szCs w:val="14"/>
              </w:rPr>
              <w:t>Peptide processing, reproduction</w:t>
            </w:r>
          </w:p>
        </w:tc>
      </w:tr>
      <w:tr w:rsidR="00536A8B" w14:paraId="5A2BD52F"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7B2E6CD" w14:textId="77777777" w:rsidR="00536A8B" w:rsidRDefault="00000000">
            <w:pPr>
              <w:widowControl w:val="0"/>
              <w:jc w:val="center"/>
              <w:rPr>
                <w:sz w:val="20"/>
                <w:szCs w:val="20"/>
              </w:rPr>
            </w:pPr>
            <w:r>
              <w:rPr>
                <w:sz w:val="14"/>
                <w:szCs w:val="14"/>
              </w:rPr>
              <w:t>PCE_0</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54D245C" w14:textId="77777777" w:rsidR="00536A8B" w:rsidRDefault="00000000">
            <w:pPr>
              <w:widowControl w:val="0"/>
              <w:jc w:val="center"/>
              <w:rPr>
                <w:sz w:val="20"/>
                <w:szCs w:val="20"/>
              </w:rPr>
            </w:pPr>
            <w:r>
              <w:rPr>
                <w:sz w:val="14"/>
                <w:szCs w:val="14"/>
              </w:rPr>
              <w:t>GWK47_027739</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B78A7C0" w14:textId="77777777" w:rsidR="00536A8B" w:rsidRDefault="00000000">
            <w:pPr>
              <w:widowControl w:val="0"/>
              <w:jc w:val="center"/>
              <w:rPr>
                <w:sz w:val="20"/>
                <w:szCs w:val="20"/>
              </w:rPr>
            </w:pPr>
            <w:r>
              <w:rPr>
                <w:sz w:val="14"/>
                <w:szCs w:val="14"/>
              </w:rPr>
              <w:t>-0.81</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EC851C9" w14:textId="77777777" w:rsidR="00536A8B" w:rsidRDefault="00000000">
            <w:pPr>
              <w:widowControl w:val="0"/>
              <w:jc w:val="center"/>
              <w:rPr>
                <w:sz w:val="20"/>
                <w:szCs w:val="20"/>
              </w:rPr>
            </w:pPr>
            <w:r>
              <w:rPr>
                <w:sz w:val="14"/>
                <w:szCs w:val="14"/>
              </w:rPr>
              <w:t>1.63</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5F64830" w14:textId="77777777" w:rsidR="00536A8B" w:rsidRDefault="00000000">
            <w:pPr>
              <w:widowControl w:val="0"/>
              <w:jc w:val="center"/>
              <w:rPr>
                <w:sz w:val="20"/>
                <w:szCs w:val="20"/>
              </w:rPr>
            </w:pPr>
            <w:r>
              <w:rPr>
                <w:sz w:val="14"/>
                <w:szCs w:val="14"/>
              </w:rPr>
              <w:t>-0.77</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43C2DCF" w14:textId="77777777" w:rsidR="00536A8B" w:rsidRDefault="00000000">
            <w:pPr>
              <w:widowControl w:val="0"/>
              <w:jc w:val="center"/>
              <w:rPr>
                <w:sz w:val="20"/>
                <w:szCs w:val="20"/>
              </w:rPr>
            </w:pPr>
            <w:r>
              <w:rPr>
                <w:sz w:val="14"/>
                <w:szCs w:val="14"/>
              </w:rPr>
              <w:t>2.17</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3B625E8" w14:textId="77777777" w:rsidR="00536A8B" w:rsidRDefault="00000000">
            <w:pPr>
              <w:widowControl w:val="0"/>
              <w:jc w:val="center"/>
              <w:rPr>
                <w:sz w:val="20"/>
                <w:szCs w:val="20"/>
              </w:rPr>
            </w:pPr>
            <w:proofErr w:type="spellStart"/>
            <w:r>
              <w:rPr>
                <w:sz w:val="14"/>
                <w:szCs w:val="14"/>
              </w:rPr>
              <w:t>Proclotting</w:t>
            </w:r>
            <w:proofErr w:type="spellEnd"/>
            <w:r>
              <w:rPr>
                <w:sz w:val="14"/>
                <w:szCs w:val="14"/>
              </w:rPr>
              <w:t xml:space="preserve"> enzyme</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DD9089B" w14:textId="77777777" w:rsidR="00536A8B" w:rsidRDefault="00000000">
            <w:pPr>
              <w:widowControl w:val="0"/>
              <w:jc w:val="center"/>
              <w:rPr>
                <w:sz w:val="20"/>
                <w:szCs w:val="20"/>
              </w:rPr>
            </w:pPr>
            <w:r>
              <w:rPr>
                <w:sz w:val="14"/>
                <w:szCs w:val="14"/>
              </w:rPr>
              <w:t>Immune, coagulation response</w:t>
            </w:r>
          </w:p>
        </w:tc>
      </w:tr>
      <w:tr w:rsidR="00536A8B" w14:paraId="64F9AC04"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E9E52B9" w14:textId="77777777" w:rsidR="00536A8B" w:rsidRDefault="00000000">
            <w:pPr>
              <w:widowControl w:val="0"/>
              <w:jc w:val="center"/>
              <w:rPr>
                <w:sz w:val="20"/>
                <w:szCs w:val="20"/>
              </w:rPr>
            </w:pPr>
            <w:r>
              <w:rPr>
                <w:sz w:val="14"/>
                <w:szCs w:val="14"/>
              </w:rPr>
              <w:t>PCE_2</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AD87D90" w14:textId="77777777" w:rsidR="00536A8B" w:rsidRDefault="00000000">
            <w:pPr>
              <w:widowControl w:val="0"/>
              <w:jc w:val="center"/>
              <w:rPr>
                <w:sz w:val="20"/>
                <w:szCs w:val="20"/>
              </w:rPr>
            </w:pPr>
            <w:r>
              <w:rPr>
                <w:sz w:val="14"/>
                <w:szCs w:val="14"/>
              </w:rPr>
              <w:t>GWK47_051844</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E55EEE7" w14:textId="77777777" w:rsidR="00536A8B" w:rsidRDefault="00000000">
            <w:pPr>
              <w:widowControl w:val="0"/>
              <w:jc w:val="center"/>
              <w:rPr>
                <w:sz w:val="20"/>
                <w:szCs w:val="20"/>
              </w:rPr>
            </w:pPr>
            <w:r>
              <w:rPr>
                <w:sz w:val="14"/>
                <w:szCs w:val="14"/>
              </w:rPr>
              <w:t>-0.62</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1BAFBD8" w14:textId="77777777" w:rsidR="00536A8B" w:rsidRDefault="00000000">
            <w:pPr>
              <w:widowControl w:val="0"/>
              <w:jc w:val="center"/>
              <w:rPr>
                <w:sz w:val="20"/>
                <w:szCs w:val="20"/>
              </w:rPr>
            </w:pPr>
            <w:r>
              <w:rPr>
                <w:sz w:val="14"/>
                <w:szCs w:val="14"/>
              </w:rPr>
              <w:t>1.37</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D5C64D6" w14:textId="77777777" w:rsidR="00536A8B" w:rsidRDefault="00000000">
            <w:pPr>
              <w:widowControl w:val="0"/>
              <w:jc w:val="center"/>
              <w:rPr>
                <w:sz w:val="20"/>
                <w:szCs w:val="20"/>
              </w:rPr>
            </w:pPr>
            <w:r>
              <w:rPr>
                <w:sz w:val="14"/>
                <w:szCs w:val="14"/>
              </w:rPr>
              <w:t>-0.81</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C9537A3" w14:textId="77777777" w:rsidR="00536A8B" w:rsidRDefault="00000000">
            <w:pPr>
              <w:widowControl w:val="0"/>
              <w:jc w:val="center"/>
              <w:rPr>
                <w:sz w:val="20"/>
                <w:szCs w:val="20"/>
              </w:rPr>
            </w:pPr>
            <w:r>
              <w:rPr>
                <w:sz w:val="14"/>
                <w:szCs w:val="14"/>
              </w:rPr>
              <w:t>2.64</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3845683" w14:textId="77777777" w:rsidR="00536A8B" w:rsidRDefault="00000000">
            <w:pPr>
              <w:widowControl w:val="0"/>
              <w:jc w:val="center"/>
              <w:rPr>
                <w:sz w:val="20"/>
                <w:szCs w:val="20"/>
              </w:rPr>
            </w:pPr>
            <w:proofErr w:type="spellStart"/>
            <w:r>
              <w:rPr>
                <w:sz w:val="14"/>
                <w:szCs w:val="14"/>
              </w:rPr>
              <w:t>Proclotting</w:t>
            </w:r>
            <w:proofErr w:type="spellEnd"/>
            <w:r>
              <w:rPr>
                <w:sz w:val="14"/>
                <w:szCs w:val="14"/>
              </w:rPr>
              <w:t xml:space="preserve"> enzyme</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6F7A175" w14:textId="77777777" w:rsidR="00536A8B" w:rsidRDefault="00000000">
            <w:pPr>
              <w:widowControl w:val="0"/>
              <w:jc w:val="center"/>
              <w:rPr>
                <w:sz w:val="20"/>
                <w:szCs w:val="20"/>
              </w:rPr>
            </w:pPr>
            <w:r>
              <w:rPr>
                <w:sz w:val="14"/>
                <w:szCs w:val="14"/>
              </w:rPr>
              <w:t>Immune, coagulation response</w:t>
            </w:r>
          </w:p>
        </w:tc>
      </w:tr>
      <w:tr w:rsidR="00536A8B" w14:paraId="186280FE"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948FD3A" w14:textId="77777777" w:rsidR="00536A8B" w:rsidRDefault="00000000">
            <w:pPr>
              <w:widowControl w:val="0"/>
              <w:jc w:val="center"/>
              <w:rPr>
                <w:sz w:val="20"/>
                <w:szCs w:val="20"/>
              </w:rPr>
            </w:pPr>
            <w:r>
              <w:rPr>
                <w:sz w:val="14"/>
                <w:szCs w:val="14"/>
              </w:rPr>
              <w:t>VPS13C_1</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02789DD" w14:textId="77777777" w:rsidR="00536A8B" w:rsidRDefault="00000000">
            <w:pPr>
              <w:widowControl w:val="0"/>
              <w:jc w:val="center"/>
              <w:rPr>
                <w:sz w:val="20"/>
                <w:szCs w:val="20"/>
              </w:rPr>
            </w:pPr>
            <w:r>
              <w:rPr>
                <w:sz w:val="14"/>
                <w:szCs w:val="14"/>
              </w:rPr>
              <w:t>GWK47_005657</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7E0BD6C" w14:textId="77777777" w:rsidR="00536A8B" w:rsidRDefault="00000000">
            <w:pPr>
              <w:widowControl w:val="0"/>
              <w:jc w:val="center"/>
              <w:rPr>
                <w:sz w:val="20"/>
                <w:szCs w:val="20"/>
              </w:rPr>
            </w:pPr>
            <w:r>
              <w:rPr>
                <w:sz w:val="14"/>
                <w:szCs w:val="14"/>
              </w:rPr>
              <w:t>-0.46</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3CFC5C8" w14:textId="77777777" w:rsidR="00536A8B" w:rsidRDefault="00000000">
            <w:pPr>
              <w:widowControl w:val="0"/>
              <w:jc w:val="center"/>
              <w:rPr>
                <w:sz w:val="20"/>
                <w:szCs w:val="20"/>
              </w:rPr>
            </w:pPr>
            <w:r>
              <w:rPr>
                <w:sz w:val="14"/>
                <w:szCs w:val="14"/>
              </w:rPr>
              <w:t>1.31</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4E35290" w14:textId="77777777" w:rsidR="00536A8B" w:rsidRDefault="00000000">
            <w:pPr>
              <w:widowControl w:val="0"/>
              <w:jc w:val="center"/>
              <w:rPr>
                <w:sz w:val="20"/>
                <w:szCs w:val="20"/>
              </w:rPr>
            </w:pPr>
            <w:r>
              <w:rPr>
                <w:sz w:val="14"/>
                <w:szCs w:val="14"/>
              </w:rPr>
              <w:t>-0.51</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FE32E09" w14:textId="77777777" w:rsidR="00536A8B" w:rsidRDefault="00000000">
            <w:pPr>
              <w:widowControl w:val="0"/>
              <w:jc w:val="center"/>
              <w:rPr>
                <w:sz w:val="20"/>
                <w:szCs w:val="20"/>
              </w:rPr>
            </w:pPr>
            <w:r>
              <w:rPr>
                <w:sz w:val="14"/>
                <w:szCs w:val="14"/>
              </w:rPr>
              <w:t>2.10</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969F34D" w14:textId="77777777" w:rsidR="00536A8B" w:rsidRDefault="00000000">
            <w:pPr>
              <w:widowControl w:val="0"/>
              <w:jc w:val="center"/>
              <w:rPr>
                <w:sz w:val="20"/>
                <w:szCs w:val="20"/>
              </w:rPr>
            </w:pPr>
            <w:r>
              <w:rPr>
                <w:sz w:val="14"/>
                <w:szCs w:val="14"/>
              </w:rPr>
              <w:t>Vacuolar protein sorting-associated protein 13C</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0A79741" w14:textId="77777777" w:rsidR="00536A8B" w:rsidRDefault="00000000">
            <w:pPr>
              <w:widowControl w:val="0"/>
              <w:jc w:val="center"/>
              <w:rPr>
                <w:sz w:val="20"/>
                <w:szCs w:val="20"/>
              </w:rPr>
            </w:pPr>
            <w:r>
              <w:rPr>
                <w:sz w:val="14"/>
                <w:szCs w:val="14"/>
              </w:rPr>
              <w:t>Lipid transport, organelle organization (mitochondrial)</w:t>
            </w:r>
          </w:p>
        </w:tc>
      </w:tr>
      <w:tr w:rsidR="00536A8B" w14:paraId="5352E2EA"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5FB44BA" w14:textId="77777777" w:rsidR="00536A8B" w:rsidRDefault="00000000">
            <w:pPr>
              <w:widowControl w:val="0"/>
              <w:jc w:val="center"/>
              <w:rPr>
                <w:sz w:val="20"/>
                <w:szCs w:val="20"/>
              </w:rPr>
            </w:pPr>
            <w:r>
              <w:rPr>
                <w:sz w:val="14"/>
                <w:szCs w:val="14"/>
              </w:rPr>
              <w:t>PDXK</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3884CBD" w14:textId="77777777" w:rsidR="00536A8B" w:rsidRDefault="00000000">
            <w:pPr>
              <w:widowControl w:val="0"/>
              <w:jc w:val="center"/>
              <w:rPr>
                <w:sz w:val="20"/>
                <w:szCs w:val="20"/>
              </w:rPr>
            </w:pPr>
            <w:r>
              <w:rPr>
                <w:sz w:val="14"/>
                <w:szCs w:val="14"/>
              </w:rPr>
              <w:t>GWK47_032265</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EF4DF33" w14:textId="77777777" w:rsidR="00536A8B" w:rsidRDefault="00000000">
            <w:pPr>
              <w:widowControl w:val="0"/>
              <w:jc w:val="center"/>
              <w:rPr>
                <w:sz w:val="20"/>
                <w:szCs w:val="20"/>
              </w:rPr>
            </w:pPr>
            <w:r>
              <w:rPr>
                <w:sz w:val="14"/>
                <w:szCs w:val="14"/>
              </w:rPr>
              <w:t>-0.69</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323A0FD" w14:textId="77777777" w:rsidR="00536A8B" w:rsidRDefault="00000000">
            <w:pPr>
              <w:widowControl w:val="0"/>
              <w:jc w:val="center"/>
              <w:rPr>
                <w:sz w:val="20"/>
                <w:szCs w:val="20"/>
              </w:rPr>
            </w:pPr>
            <w:r>
              <w:rPr>
                <w:sz w:val="14"/>
                <w:szCs w:val="14"/>
              </w:rPr>
              <w:t>1.86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8E3CE52" w14:textId="77777777" w:rsidR="00536A8B" w:rsidRDefault="00000000">
            <w:pPr>
              <w:widowControl w:val="0"/>
              <w:jc w:val="center"/>
              <w:rPr>
                <w:sz w:val="20"/>
                <w:szCs w:val="20"/>
              </w:rPr>
            </w:pPr>
            <w:r>
              <w:rPr>
                <w:sz w:val="14"/>
                <w:szCs w:val="14"/>
              </w:rPr>
              <w:t>-0.39</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66EF369" w14:textId="77777777" w:rsidR="00536A8B" w:rsidRDefault="00000000">
            <w:pPr>
              <w:widowControl w:val="0"/>
              <w:jc w:val="center"/>
              <w:rPr>
                <w:sz w:val="20"/>
                <w:szCs w:val="20"/>
              </w:rPr>
            </w:pPr>
            <w:r>
              <w:rPr>
                <w:sz w:val="14"/>
                <w:szCs w:val="14"/>
              </w:rPr>
              <w:t>1.33</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97CD1E5" w14:textId="77777777" w:rsidR="00536A8B" w:rsidRDefault="00000000">
            <w:pPr>
              <w:widowControl w:val="0"/>
              <w:jc w:val="center"/>
              <w:rPr>
                <w:sz w:val="20"/>
                <w:szCs w:val="20"/>
              </w:rPr>
            </w:pPr>
            <w:r>
              <w:rPr>
                <w:sz w:val="14"/>
                <w:szCs w:val="14"/>
              </w:rPr>
              <w:t>Pyridoxal kinase</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48D145C" w14:textId="77777777" w:rsidR="00536A8B" w:rsidRDefault="00000000">
            <w:pPr>
              <w:widowControl w:val="0"/>
              <w:jc w:val="center"/>
              <w:rPr>
                <w:sz w:val="20"/>
                <w:szCs w:val="20"/>
              </w:rPr>
            </w:pPr>
            <w:r>
              <w:rPr>
                <w:sz w:val="14"/>
                <w:szCs w:val="14"/>
              </w:rPr>
              <w:t>Cofactor metabolism, cellular metabolism</w:t>
            </w:r>
          </w:p>
        </w:tc>
      </w:tr>
      <w:tr w:rsidR="00536A8B" w14:paraId="443DB4D1"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DD80E84" w14:textId="77777777" w:rsidR="00536A8B" w:rsidRDefault="00000000">
            <w:pPr>
              <w:widowControl w:val="0"/>
              <w:jc w:val="center"/>
              <w:rPr>
                <w:sz w:val="20"/>
                <w:szCs w:val="20"/>
              </w:rPr>
            </w:pPr>
            <w:r>
              <w:rPr>
                <w:sz w:val="14"/>
                <w:szCs w:val="14"/>
              </w:rPr>
              <w:t>TGFBI</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4B199D2" w14:textId="77777777" w:rsidR="00536A8B" w:rsidRDefault="00000000">
            <w:pPr>
              <w:widowControl w:val="0"/>
              <w:jc w:val="center"/>
              <w:rPr>
                <w:sz w:val="20"/>
                <w:szCs w:val="20"/>
              </w:rPr>
            </w:pPr>
            <w:r>
              <w:rPr>
                <w:sz w:val="14"/>
                <w:szCs w:val="14"/>
              </w:rPr>
              <w:t>GWK47_026454</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C66EC26" w14:textId="77777777" w:rsidR="00536A8B" w:rsidRDefault="00000000">
            <w:pPr>
              <w:widowControl w:val="0"/>
              <w:jc w:val="center"/>
              <w:rPr>
                <w:sz w:val="20"/>
                <w:szCs w:val="20"/>
              </w:rPr>
            </w:pPr>
            <w:r>
              <w:rPr>
                <w:sz w:val="14"/>
                <w:szCs w:val="14"/>
              </w:rPr>
              <w:t>-0.66</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37E45FF" w14:textId="77777777" w:rsidR="00536A8B" w:rsidRDefault="00000000">
            <w:pPr>
              <w:widowControl w:val="0"/>
              <w:jc w:val="center"/>
              <w:rPr>
                <w:sz w:val="20"/>
                <w:szCs w:val="20"/>
              </w:rPr>
            </w:pPr>
            <w:r>
              <w:rPr>
                <w:sz w:val="14"/>
                <w:szCs w:val="14"/>
              </w:rPr>
              <w:t>1.60</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E501976" w14:textId="77777777" w:rsidR="00536A8B" w:rsidRDefault="00000000">
            <w:pPr>
              <w:widowControl w:val="0"/>
              <w:jc w:val="center"/>
              <w:rPr>
                <w:sz w:val="20"/>
                <w:szCs w:val="20"/>
              </w:rPr>
            </w:pPr>
            <w:r>
              <w:rPr>
                <w:sz w:val="14"/>
                <w:szCs w:val="14"/>
              </w:rPr>
              <w:t>-0.54</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1ED84D4" w14:textId="77777777" w:rsidR="00536A8B" w:rsidRDefault="00000000">
            <w:pPr>
              <w:widowControl w:val="0"/>
              <w:jc w:val="center"/>
              <w:rPr>
                <w:sz w:val="20"/>
                <w:szCs w:val="20"/>
              </w:rPr>
            </w:pPr>
            <w:r>
              <w:rPr>
                <w:sz w:val="14"/>
                <w:szCs w:val="14"/>
              </w:rPr>
              <w:t>1.68</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00DA55D" w14:textId="77777777" w:rsidR="00536A8B" w:rsidRDefault="00000000">
            <w:pPr>
              <w:widowControl w:val="0"/>
              <w:jc w:val="center"/>
              <w:rPr>
                <w:sz w:val="20"/>
                <w:szCs w:val="20"/>
              </w:rPr>
            </w:pPr>
            <w:r>
              <w:rPr>
                <w:sz w:val="14"/>
                <w:szCs w:val="14"/>
              </w:rPr>
              <w:t>Transforming growth factor-beta-induced protein ig-h3</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68DAD49" w14:textId="77777777" w:rsidR="00536A8B" w:rsidRDefault="00000000">
            <w:pPr>
              <w:widowControl w:val="0"/>
              <w:jc w:val="center"/>
              <w:rPr>
                <w:sz w:val="20"/>
                <w:szCs w:val="20"/>
              </w:rPr>
            </w:pPr>
            <w:r>
              <w:rPr>
                <w:sz w:val="14"/>
                <w:szCs w:val="14"/>
              </w:rPr>
              <w:t>Cell adhesion, structural organization</w:t>
            </w:r>
          </w:p>
        </w:tc>
      </w:tr>
      <w:tr w:rsidR="00536A8B" w14:paraId="0A9D1647"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E4E93F7" w14:textId="77777777" w:rsidR="00536A8B" w:rsidRDefault="00000000">
            <w:pPr>
              <w:widowControl w:val="0"/>
              <w:jc w:val="center"/>
              <w:rPr>
                <w:sz w:val="20"/>
                <w:szCs w:val="20"/>
              </w:rPr>
            </w:pPr>
            <w:r>
              <w:rPr>
                <w:sz w:val="14"/>
                <w:szCs w:val="14"/>
              </w:rPr>
              <w:t>**Cad87A</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78F1CA1" w14:textId="77777777" w:rsidR="00536A8B" w:rsidRDefault="00000000">
            <w:pPr>
              <w:widowControl w:val="0"/>
              <w:jc w:val="center"/>
              <w:rPr>
                <w:sz w:val="20"/>
                <w:szCs w:val="20"/>
              </w:rPr>
            </w:pPr>
            <w:r>
              <w:rPr>
                <w:sz w:val="14"/>
                <w:szCs w:val="14"/>
              </w:rPr>
              <w:t>GWK47_018958</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84A4BA4" w14:textId="77777777" w:rsidR="00536A8B" w:rsidRDefault="00000000">
            <w:pPr>
              <w:widowControl w:val="0"/>
              <w:jc w:val="center"/>
              <w:rPr>
                <w:sz w:val="20"/>
                <w:szCs w:val="20"/>
              </w:rPr>
            </w:pPr>
            <w:r>
              <w:rPr>
                <w:sz w:val="14"/>
                <w:szCs w:val="14"/>
              </w:rPr>
              <w:t>-0.37</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544B5DB" w14:textId="77777777" w:rsidR="00536A8B" w:rsidRDefault="00000000">
            <w:pPr>
              <w:widowControl w:val="0"/>
              <w:jc w:val="center"/>
              <w:rPr>
                <w:sz w:val="20"/>
                <w:szCs w:val="20"/>
              </w:rPr>
            </w:pPr>
            <w:r>
              <w:rPr>
                <w:sz w:val="14"/>
                <w:szCs w:val="14"/>
              </w:rPr>
              <w:t>1.86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8018640" w14:textId="77777777" w:rsidR="00536A8B" w:rsidRDefault="00000000">
            <w:pPr>
              <w:widowControl w:val="0"/>
              <w:jc w:val="center"/>
              <w:rPr>
                <w:sz w:val="20"/>
                <w:szCs w:val="20"/>
              </w:rPr>
            </w:pPr>
            <w:r>
              <w:rPr>
                <w:sz w:val="14"/>
                <w:szCs w:val="14"/>
              </w:rPr>
              <w:t>-0.31</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D880A1D" w14:textId="77777777" w:rsidR="00536A8B" w:rsidRDefault="00000000">
            <w:pPr>
              <w:widowControl w:val="0"/>
              <w:jc w:val="center"/>
              <w:rPr>
                <w:sz w:val="20"/>
                <w:szCs w:val="20"/>
              </w:rPr>
            </w:pPr>
            <w:r>
              <w:rPr>
                <w:sz w:val="14"/>
                <w:szCs w:val="14"/>
              </w:rPr>
              <w:t>2.02</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6F8AB3D" w14:textId="77777777" w:rsidR="00536A8B" w:rsidRDefault="00000000">
            <w:pPr>
              <w:widowControl w:val="0"/>
              <w:jc w:val="center"/>
              <w:rPr>
                <w:sz w:val="20"/>
                <w:szCs w:val="20"/>
              </w:rPr>
            </w:pPr>
            <w:r>
              <w:rPr>
                <w:sz w:val="14"/>
                <w:szCs w:val="14"/>
              </w:rPr>
              <w:t>Cadherin-87A</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CCE1F8B" w14:textId="77777777" w:rsidR="00536A8B" w:rsidRDefault="00000000">
            <w:pPr>
              <w:widowControl w:val="0"/>
              <w:jc w:val="center"/>
              <w:rPr>
                <w:sz w:val="20"/>
                <w:szCs w:val="20"/>
              </w:rPr>
            </w:pPr>
            <w:r>
              <w:rPr>
                <w:sz w:val="14"/>
                <w:szCs w:val="14"/>
              </w:rPr>
              <w:t>Cell adhesion, signaling</w:t>
            </w:r>
          </w:p>
        </w:tc>
      </w:tr>
      <w:tr w:rsidR="00536A8B" w14:paraId="1F86020C"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76C6228" w14:textId="77777777" w:rsidR="00536A8B" w:rsidRDefault="00000000">
            <w:pPr>
              <w:widowControl w:val="0"/>
              <w:jc w:val="center"/>
              <w:rPr>
                <w:sz w:val="20"/>
                <w:szCs w:val="20"/>
              </w:rPr>
            </w:pPr>
            <w:r>
              <w:rPr>
                <w:sz w:val="14"/>
                <w:szCs w:val="14"/>
              </w:rPr>
              <w:t>sas_3</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3FE737F" w14:textId="77777777" w:rsidR="00536A8B" w:rsidRDefault="00000000">
            <w:pPr>
              <w:widowControl w:val="0"/>
              <w:jc w:val="center"/>
              <w:rPr>
                <w:sz w:val="20"/>
                <w:szCs w:val="20"/>
              </w:rPr>
            </w:pPr>
            <w:r>
              <w:rPr>
                <w:sz w:val="14"/>
                <w:szCs w:val="14"/>
              </w:rPr>
              <w:t>GWK47_043552</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3A1963E" w14:textId="77777777" w:rsidR="00536A8B" w:rsidRDefault="00000000">
            <w:pPr>
              <w:widowControl w:val="0"/>
              <w:jc w:val="center"/>
              <w:rPr>
                <w:sz w:val="20"/>
                <w:szCs w:val="20"/>
              </w:rPr>
            </w:pPr>
            <w:r>
              <w:rPr>
                <w:sz w:val="14"/>
                <w:szCs w:val="14"/>
              </w:rPr>
              <w:t>-0.51</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90DB0D4" w14:textId="77777777" w:rsidR="00536A8B" w:rsidRDefault="00000000">
            <w:pPr>
              <w:widowControl w:val="0"/>
              <w:jc w:val="center"/>
              <w:rPr>
                <w:sz w:val="20"/>
                <w:szCs w:val="20"/>
              </w:rPr>
            </w:pPr>
            <w:r>
              <w:rPr>
                <w:sz w:val="14"/>
                <w:szCs w:val="14"/>
              </w:rPr>
              <w:t>1.31</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D45627F" w14:textId="77777777" w:rsidR="00536A8B" w:rsidRDefault="00000000">
            <w:pPr>
              <w:widowControl w:val="0"/>
              <w:jc w:val="center"/>
              <w:rPr>
                <w:sz w:val="20"/>
                <w:szCs w:val="20"/>
              </w:rPr>
            </w:pPr>
            <w:r>
              <w:rPr>
                <w:sz w:val="14"/>
                <w:szCs w:val="14"/>
              </w:rPr>
              <w:t>-0.64</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9E085CB" w14:textId="77777777" w:rsidR="00536A8B" w:rsidRDefault="00000000">
            <w:pPr>
              <w:widowControl w:val="0"/>
              <w:jc w:val="center"/>
              <w:rPr>
                <w:sz w:val="20"/>
                <w:szCs w:val="20"/>
              </w:rPr>
            </w:pPr>
            <w:r>
              <w:rPr>
                <w:sz w:val="14"/>
                <w:szCs w:val="14"/>
              </w:rPr>
              <w:t>2.34</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579868D" w14:textId="77777777" w:rsidR="00536A8B" w:rsidRDefault="00000000">
            <w:pPr>
              <w:widowControl w:val="0"/>
              <w:jc w:val="center"/>
              <w:rPr>
                <w:sz w:val="20"/>
                <w:szCs w:val="20"/>
              </w:rPr>
            </w:pPr>
            <w:r>
              <w:rPr>
                <w:sz w:val="14"/>
                <w:szCs w:val="14"/>
              </w:rPr>
              <w:t>putative epidermal cell surface receptor</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22BA5D7" w14:textId="77777777" w:rsidR="00536A8B" w:rsidRDefault="00000000">
            <w:pPr>
              <w:widowControl w:val="0"/>
              <w:jc w:val="center"/>
              <w:rPr>
                <w:sz w:val="20"/>
                <w:szCs w:val="20"/>
              </w:rPr>
            </w:pPr>
            <w:r>
              <w:rPr>
                <w:sz w:val="14"/>
                <w:szCs w:val="14"/>
              </w:rPr>
              <w:t>Cell signaling, membrane receptor activity</w:t>
            </w:r>
          </w:p>
        </w:tc>
      </w:tr>
      <w:tr w:rsidR="00536A8B" w14:paraId="1A8D5963"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3095123" w14:textId="77777777" w:rsidR="00536A8B" w:rsidRDefault="00000000">
            <w:pPr>
              <w:widowControl w:val="0"/>
              <w:jc w:val="center"/>
              <w:rPr>
                <w:sz w:val="20"/>
                <w:szCs w:val="20"/>
              </w:rPr>
            </w:pPr>
            <w:r>
              <w:rPr>
                <w:sz w:val="14"/>
                <w:szCs w:val="14"/>
              </w:rPr>
              <w:t>rhpn2</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77A9032" w14:textId="77777777" w:rsidR="00536A8B" w:rsidRDefault="00000000">
            <w:pPr>
              <w:widowControl w:val="0"/>
              <w:jc w:val="center"/>
              <w:rPr>
                <w:sz w:val="20"/>
                <w:szCs w:val="20"/>
              </w:rPr>
            </w:pPr>
            <w:r>
              <w:rPr>
                <w:sz w:val="14"/>
                <w:szCs w:val="14"/>
              </w:rPr>
              <w:t>GWK47_028156</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3FA97F8" w14:textId="77777777" w:rsidR="00536A8B" w:rsidRDefault="00000000">
            <w:pPr>
              <w:widowControl w:val="0"/>
              <w:jc w:val="center"/>
              <w:rPr>
                <w:sz w:val="20"/>
                <w:szCs w:val="20"/>
              </w:rPr>
            </w:pPr>
            <w:r>
              <w:rPr>
                <w:sz w:val="14"/>
                <w:szCs w:val="14"/>
              </w:rPr>
              <w:t>-0.36</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FA4DBB5" w14:textId="77777777" w:rsidR="00536A8B" w:rsidRDefault="00000000">
            <w:pPr>
              <w:widowControl w:val="0"/>
              <w:jc w:val="center"/>
              <w:rPr>
                <w:sz w:val="20"/>
                <w:szCs w:val="20"/>
              </w:rPr>
            </w:pPr>
            <w:r>
              <w:rPr>
                <w:sz w:val="14"/>
                <w:szCs w:val="14"/>
              </w:rPr>
              <w:t>1.58</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28DAE0E" w14:textId="77777777" w:rsidR="00536A8B" w:rsidRDefault="00000000">
            <w:pPr>
              <w:widowControl w:val="0"/>
              <w:jc w:val="center"/>
              <w:rPr>
                <w:sz w:val="20"/>
                <w:szCs w:val="20"/>
              </w:rPr>
            </w:pPr>
            <w:r>
              <w:rPr>
                <w:sz w:val="14"/>
                <w:szCs w:val="14"/>
              </w:rPr>
              <w:t>-0.27</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05B404E" w14:textId="77777777" w:rsidR="00536A8B" w:rsidRDefault="00000000">
            <w:pPr>
              <w:widowControl w:val="0"/>
              <w:jc w:val="center"/>
              <w:rPr>
                <w:sz w:val="20"/>
                <w:szCs w:val="20"/>
              </w:rPr>
            </w:pPr>
            <w:r>
              <w:rPr>
                <w:sz w:val="14"/>
                <w:szCs w:val="14"/>
              </w:rPr>
              <w:t>1.44</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7BEB580" w14:textId="77777777" w:rsidR="00536A8B" w:rsidRDefault="00000000">
            <w:pPr>
              <w:widowControl w:val="0"/>
              <w:jc w:val="center"/>
              <w:rPr>
                <w:sz w:val="20"/>
                <w:szCs w:val="20"/>
              </w:rPr>
            </w:pPr>
            <w:r>
              <w:rPr>
                <w:sz w:val="14"/>
                <w:szCs w:val="14"/>
              </w:rPr>
              <w:t>Rhophilin-2</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A4595B7" w14:textId="77777777" w:rsidR="00536A8B" w:rsidRDefault="00000000">
            <w:pPr>
              <w:widowControl w:val="0"/>
              <w:jc w:val="center"/>
              <w:rPr>
                <w:sz w:val="20"/>
                <w:szCs w:val="20"/>
              </w:rPr>
            </w:pPr>
            <w:r>
              <w:rPr>
                <w:sz w:val="14"/>
                <w:szCs w:val="14"/>
              </w:rPr>
              <w:t>Cytoskeletal signaling</w:t>
            </w:r>
          </w:p>
        </w:tc>
      </w:tr>
      <w:tr w:rsidR="00536A8B" w14:paraId="4376BEA8"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BAADE84" w14:textId="77777777" w:rsidR="00536A8B" w:rsidRDefault="00000000">
            <w:pPr>
              <w:widowControl w:val="0"/>
              <w:jc w:val="center"/>
              <w:rPr>
                <w:sz w:val="20"/>
                <w:szCs w:val="20"/>
              </w:rPr>
            </w:pPr>
            <w:r>
              <w:rPr>
                <w:sz w:val="14"/>
                <w:szCs w:val="14"/>
              </w:rPr>
              <w:t>MYO18A</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5274698" w14:textId="77777777" w:rsidR="00536A8B" w:rsidRDefault="00000000">
            <w:pPr>
              <w:widowControl w:val="0"/>
              <w:jc w:val="center"/>
              <w:rPr>
                <w:sz w:val="20"/>
                <w:szCs w:val="20"/>
              </w:rPr>
            </w:pPr>
            <w:r>
              <w:rPr>
                <w:sz w:val="14"/>
                <w:szCs w:val="14"/>
              </w:rPr>
              <w:t>GWK47_044957</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ECC0A7C" w14:textId="77777777" w:rsidR="00536A8B" w:rsidRDefault="00000000">
            <w:pPr>
              <w:widowControl w:val="0"/>
              <w:jc w:val="center"/>
              <w:rPr>
                <w:sz w:val="20"/>
                <w:szCs w:val="20"/>
              </w:rPr>
            </w:pPr>
            <w:r>
              <w:rPr>
                <w:sz w:val="14"/>
                <w:szCs w:val="14"/>
              </w:rPr>
              <w:t>-0.29</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4BB2C03" w14:textId="77777777" w:rsidR="00536A8B" w:rsidRDefault="00000000">
            <w:pPr>
              <w:widowControl w:val="0"/>
              <w:jc w:val="center"/>
              <w:rPr>
                <w:sz w:val="20"/>
                <w:szCs w:val="20"/>
              </w:rPr>
            </w:pPr>
            <w:r>
              <w:rPr>
                <w:sz w:val="14"/>
                <w:szCs w:val="14"/>
              </w:rPr>
              <w:t>1.52</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B943765" w14:textId="77777777" w:rsidR="00536A8B" w:rsidRDefault="00000000">
            <w:pPr>
              <w:widowControl w:val="0"/>
              <w:jc w:val="center"/>
              <w:rPr>
                <w:sz w:val="20"/>
                <w:szCs w:val="20"/>
              </w:rPr>
            </w:pPr>
            <w:r>
              <w:rPr>
                <w:sz w:val="14"/>
                <w:szCs w:val="14"/>
              </w:rPr>
              <w:t>-0.23</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01E0265" w14:textId="77777777" w:rsidR="00536A8B" w:rsidRDefault="00000000">
            <w:pPr>
              <w:widowControl w:val="0"/>
              <w:jc w:val="center"/>
              <w:rPr>
                <w:sz w:val="20"/>
                <w:szCs w:val="20"/>
              </w:rPr>
            </w:pPr>
            <w:r>
              <w:rPr>
                <w:sz w:val="14"/>
                <w:szCs w:val="14"/>
              </w:rPr>
              <w:t>1.45</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A4EBB53" w14:textId="77777777" w:rsidR="00536A8B" w:rsidRDefault="00000000">
            <w:pPr>
              <w:widowControl w:val="0"/>
              <w:jc w:val="center"/>
              <w:rPr>
                <w:sz w:val="20"/>
                <w:szCs w:val="20"/>
              </w:rPr>
            </w:pPr>
            <w:r>
              <w:rPr>
                <w:sz w:val="14"/>
                <w:szCs w:val="14"/>
              </w:rPr>
              <w:t>Unconventional myosin-</w:t>
            </w:r>
            <w:proofErr w:type="spellStart"/>
            <w:r>
              <w:rPr>
                <w:sz w:val="14"/>
                <w:szCs w:val="14"/>
              </w:rPr>
              <w:t>XVIIIa</w:t>
            </w:r>
            <w:proofErr w:type="spellEnd"/>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197548CE" w14:textId="77777777" w:rsidR="00536A8B" w:rsidRDefault="00000000">
            <w:pPr>
              <w:widowControl w:val="0"/>
              <w:jc w:val="center"/>
              <w:rPr>
                <w:sz w:val="20"/>
                <w:szCs w:val="20"/>
              </w:rPr>
            </w:pPr>
            <w:r>
              <w:rPr>
                <w:sz w:val="14"/>
                <w:szCs w:val="14"/>
              </w:rPr>
              <w:t>Cytoskeletal transport, cell organization</w:t>
            </w:r>
          </w:p>
        </w:tc>
      </w:tr>
      <w:tr w:rsidR="00536A8B" w14:paraId="4121B7CC"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D7D193C" w14:textId="77777777" w:rsidR="00536A8B" w:rsidRDefault="00000000">
            <w:pPr>
              <w:widowControl w:val="0"/>
              <w:jc w:val="center"/>
              <w:rPr>
                <w:sz w:val="20"/>
                <w:szCs w:val="20"/>
              </w:rPr>
            </w:pPr>
            <w:proofErr w:type="spellStart"/>
            <w:r>
              <w:rPr>
                <w:sz w:val="14"/>
                <w:szCs w:val="14"/>
              </w:rPr>
              <w:t>CycG</w:t>
            </w:r>
            <w:proofErr w:type="spellEnd"/>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33DE359" w14:textId="77777777" w:rsidR="00536A8B" w:rsidRDefault="00000000">
            <w:pPr>
              <w:widowControl w:val="0"/>
              <w:jc w:val="center"/>
              <w:rPr>
                <w:sz w:val="20"/>
                <w:szCs w:val="20"/>
              </w:rPr>
            </w:pPr>
            <w:r>
              <w:rPr>
                <w:sz w:val="14"/>
                <w:szCs w:val="14"/>
              </w:rPr>
              <w:t>GWK47_003032</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8478AEC" w14:textId="77777777" w:rsidR="00536A8B" w:rsidRDefault="00000000">
            <w:pPr>
              <w:widowControl w:val="0"/>
              <w:jc w:val="center"/>
              <w:rPr>
                <w:sz w:val="20"/>
                <w:szCs w:val="20"/>
              </w:rPr>
            </w:pPr>
            <w:r>
              <w:rPr>
                <w:sz w:val="14"/>
                <w:szCs w:val="14"/>
              </w:rPr>
              <w:t>-0.37</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BA96569" w14:textId="77777777" w:rsidR="00536A8B" w:rsidRDefault="00000000">
            <w:pPr>
              <w:widowControl w:val="0"/>
              <w:jc w:val="center"/>
              <w:rPr>
                <w:sz w:val="20"/>
                <w:szCs w:val="20"/>
              </w:rPr>
            </w:pPr>
            <w:r>
              <w:rPr>
                <w:sz w:val="14"/>
                <w:szCs w:val="14"/>
              </w:rPr>
              <w:t>1.41</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CA470A4" w14:textId="77777777" w:rsidR="00536A8B" w:rsidRDefault="00000000">
            <w:pPr>
              <w:widowControl w:val="0"/>
              <w:jc w:val="center"/>
              <w:rPr>
                <w:sz w:val="20"/>
                <w:szCs w:val="20"/>
              </w:rPr>
            </w:pPr>
            <w:r>
              <w:rPr>
                <w:sz w:val="14"/>
                <w:szCs w:val="14"/>
              </w:rPr>
              <w:t>-0.39</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B823B64" w14:textId="77777777" w:rsidR="00536A8B" w:rsidRDefault="00000000">
            <w:pPr>
              <w:widowControl w:val="0"/>
              <w:jc w:val="center"/>
              <w:rPr>
                <w:sz w:val="20"/>
                <w:szCs w:val="20"/>
              </w:rPr>
            </w:pPr>
            <w:r>
              <w:rPr>
                <w:sz w:val="14"/>
                <w:szCs w:val="14"/>
              </w:rPr>
              <w:t>2.11</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E2D2FD0" w14:textId="77777777" w:rsidR="00536A8B" w:rsidRDefault="00000000">
            <w:pPr>
              <w:widowControl w:val="0"/>
              <w:jc w:val="center"/>
              <w:rPr>
                <w:sz w:val="20"/>
                <w:szCs w:val="20"/>
              </w:rPr>
            </w:pPr>
            <w:r>
              <w:rPr>
                <w:sz w:val="14"/>
                <w:szCs w:val="14"/>
              </w:rPr>
              <w:t>Cyclin G</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6901926" w14:textId="77777777" w:rsidR="00536A8B" w:rsidRDefault="00000000">
            <w:pPr>
              <w:widowControl w:val="0"/>
              <w:jc w:val="center"/>
              <w:rPr>
                <w:sz w:val="20"/>
                <w:szCs w:val="20"/>
              </w:rPr>
            </w:pPr>
            <w:r>
              <w:rPr>
                <w:sz w:val="14"/>
                <w:szCs w:val="14"/>
              </w:rPr>
              <w:t>Cell cycle regulation, growth control</w:t>
            </w:r>
          </w:p>
        </w:tc>
      </w:tr>
      <w:tr w:rsidR="00536A8B" w14:paraId="14DC1B33" w14:textId="77777777">
        <w:trPr>
          <w:trHeight w:val="270"/>
        </w:trPr>
        <w:tc>
          <w:tcPr>
            <w:tcW w:w="8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594E3A7" w14:textId="77777777" w:rsidR="00536A8B" w:rsidRDefault="00000000">
            <w:pPr>
              <w:widowControl w:val="0"/>
              <w:jc w:val="center"/>
              <w:rPr>
                <w:sz w:val="20"/>
                <w:szCs w:val="20"/>
              </w:rPr>
            </w:pPr>
            <w:r>
              <w:rPr>
                <w:sz w:val="14"/>
                <w:szCs w:val="14"/>
              </w:rPr>
              <w:t>A1CF</w:t>
            </w:r>
          </w:p>
        </w:tc>
        <w:tc>
          <w:tcPr>
            <w:tcW w:w="11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BEE4FA3" w14:textId="77777777" w:rsidR="00536A8B" w:rsidRDefault="00000000">
            <w:pPr>
              <w:widowControl w:val="0"/>
              <w:jc w:val="center"/>
              <w:rPr>
                <w:sz w:val="20"/>
                <w:szCs w:val="20"/>
              </w:rPr>
            </w:pPr>
            <w:r>
              <w:rPr>
                <w:sz w:val="14"/>
                <w:szCs w:val="14"/>
              </w:rPr>
              <w:t>GWK47_037491</w:t>
            </w:r>
          </w:p>
        </w:tc>
        <w:tc>
          <w:tcPr>
            <w:tcW w:w="51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072157B" w14:textId="77777777" w:rsidR="00536A8B" w:rsidRDefault="00000000">
            <w:pPr>
              <w:widowControl w:val="0"/>
              <w:jc w:val="center"/>
              <w:rPr>
                <w:sz w:val="20"/>
                <w:szCs w:val="20"/>
              </w:rPr>
            </w:pPr>
            <w:r>
              <w:rPr>
                <w:sz w:val="14"/>
                <w:szCs w:val="14"/>
              </w:rPr>
              <w:t>-0.34</w:t>
            </w:r>
          </w:p>
        </w:tc>
        <w:tc>
          <w:tcPr>
            <w:tcW w:w="60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33AECD80" w14:textId="77777777" w:rsidR="00536A8B" w:rsidRDefault="00000000">
            <w:pPr>
              <w:widowControl w:val="0"/>
              <w:jc w:val="center"/>
              <w:rPr>
                <w:sz w:val="20"/>
                <w:szCs w:val="20"/>
              </w:rPr>
            </w:pPr>
            <w:r>
              <w:rPr>
                <w:sz w:val="14"/>
                <w:szCs w:val="14"/>
              </w:rPr>
              <w:t>1.36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540E7BB8" w14:textId="77777777" w:rsidR="00536A8B" w:rsidRDefault="00000000">
            <w:pPr>
              <w:widowControl w:val="0"/>
              <w:jc w:val="center"/>
              <w:rPr>
                <w:sz w:val="20"/>
                <w:szCs w:val="20"/>
              </w:rPr>
            </w:pPr>
            <w:r>
              <w:rPr>
                <w:sz w:val="14"/>
                <w:szCs w:val="14"/>
              </w:rPr>
              <w:t>-0.33</w:t>
            </w:r>
          </w:p>
        </w:tc>
        <w:tc>
          <w:tcPr>
            <w:tcW w:w="61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4AAD2D7A" w14:textId="77777777" w:rsidR="00536A8B" w:rsidRDefault="00000000">
            <w:pPr>
              <w:widowControl w:val="0"/>
              <w:jc w:val="center"/>
              <w:rPr>
                <w:sz w:val="20"/>
                <w:szCs w:val="20"/>
              </w:rPr>
            </w:pPr>
            <w:r>
              <w:rPr>
                <w:sz w:val="14"/>
                <w:szCs w:val="14"/>
              </w:rPr>
              <w:t>1.78</w:t>
            </w:r>
          </w:p>
        </w:tc>
        <w:tc>
          <w:tcPr>
            <w:tcW w:w="238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0B68B91" w14:textId="77777777" w:rsidR="00536A8B" w:rsidRDefault="00000000">
            <w:pPr>
              <w:widowControl w:val="0"/>
              <w:jc w:val="center"/>
              <w:rPr>
                <w:sz w:val="20"/>
                <w:szCs w:val="20"/>
              </w:rPr>
            </w:pPr>
            <w:r>
              <w:rPr>
                <w:sz w:val="14"/>
                <w:szCs w:val="14"/>
              </w:rPr>
              <w:t>APOBEC1 complementation factor</w:t>
            </w:r>
          </w:p>
        </w:tc>
        <w:tc>
          <w:tcPr>
            <w:tcW w:w="276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615293F" w14:textId="77777777" w:rsidR="00536A8B" w:rsidRDefault="00000000">
            <w:pPr>
              <w:widowControl w:val="0"/>
              <w:jc w:val="center"/>
              <w:rPr>
                <w:sz w:val="20"/>
                <w:szCs w:val="20"/>
              </w:rPr>
            </w:pPr>
            <w:r>
              <w:rPr>
                <w:sz w:val="14"/>
                <w:szCs w:val="14"/>
              </w:rPr>
              <w:t>Reproduction, RNA editing</w:t>
            </w:r>
          </w:p>
        </w:tc>
      </w:tr>
      <w:tr w:rsidR="00536A8B" w14:paraId="129A5E75" w14:textId="77777777">
        <w:trPr>
          <w:trHeight w:val="270"/>
        </w:trPr>
        <w:tc>
          <w:tcPr>
            <w:tcW w:w="8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B0C27AD" w14:textId="77777777" w:rsidR="00536A8B" w:rsidRDefault="00000000">
            <w:pPr>
              <w:widowControl w:val="0"/>
              <w:jc w:val="center"/>
              <w:rPr>
                <w:sz w:val="20"/>
                <w:szCs w:val="20"/>
              </w:rPr>
            </w:pPr>
            <w:r>
              <w:rPr>
                <w:sz w:val="14"/>
                <w:szCs w:val="14"/>
              </w:rPr>
              <w:t>DOP1A</w:t>
            </w:r>
          </w:p>
        </w:tc>
        <w:tc>
          <w:tcPr>
            <w:tcW w:w="11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C5B01DE" w14:textId="77777777" w:rsidR="00536A8B" w:rsidRDefault="00000000">
            <w:pPr>
              <w:widowControl w:val="0"/>
              <w:jc w:val="center"/>
              <w:rPr>
                <w:sz w:val="20"/>
                <w:szCs w:val="20"/>
              </w:rPr>
            </w:pPr>
            <w:r>
              <w:rPr>
                <w:sz w:val="14"/>
                <w:szCs w:val="14"/>
              </w:rPr>
              <w:t>GWK47_009521</w:t>
            </w:r>
          </w:p>
        </w:tc>
        <w:tc>
          <w:tcPr>
            <w:tcW w:w="51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4A63A2AD" w14:textId="77777777" w:rsidR="00536A8B" w:rsidRDefault="00000000">
            <w:pPr>
              <w:widowControl w:val="0"/>
              <w:jc w:val="center"/>
              <w:rPr>
                <w:sz w:val="20"/>
                <w:szCs w:val="20"/>
              </w:rPr>
            </w:pPr>
            <w:r>
              <w:rPr>
                <w:sz w:val="14"/>
                <w:szCs w:val="14"/>
              </w:rPr>
              <w:t>-0.23</w:t>
            </w:r>
          </w:p>
        </w:tc>
        <w:tc>
          <w:tcPr>
            <w:tcW w:w="6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B649898" w14:textId="77777777" w:rsidR="00536A8B" w:rsidRDefault="00000000">
            <w:pPr>
              <w:widowControl w:val="0"/>
              <w:jc w:val="center"/>
              <w:rPr>
                <w:sz w:val="20"/>
                <w:szCs w:val="20"/>
              </w:rPr>
            </w:pPr>
            <w:r>
              <w:rPr>
                <w:sz w:val="14"/>
                <w:szCs w:val="14"/>
              </w:rPr>
              <w:t>1.61</w:t>
            </w:r>
          </w:p>
        </w:tc>
        <w:tc>
          <w:tcPr>
            <w:tcW w:w="5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D3EDF94" w14:textId="77777777" w:rsidR="00536A8B" w:rsidRDefault="00000000">
            <w:pPr>
              <w:widowControl w:val="0"/>
              <w:jc w:val="center"/>
              <w:rPr>
                <w:sz w:val="20"/>
                <w:szCs w:val="20"/>
              </w:rPr>
            </w:pPr>
            <w:r>
              <w:rPr>
                <w:sz w:val="14"/>
                <w:szCs w:val="14"/>
              </w:rPr>
              <w:t>-0.24</w:t>
            </w:r>
          </w:p>
        </w:tc>
        <w:tc>
          <w:tcPr>
            <w:tcW w:w="61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4013FB05" w14:textId="77777777" w:rsidR="00536A8B" w:rsidRDefault="00000000">
            <w:pPr>
              <w:widowControl w:val="0"/>
              <w:jc w:val="center"/>
              <w:rPr>
                <w:sz w:val="20"/>
                <w:szCs w:val="20"/>
              </w:rPr>
            </w:pPr>
            <w:r>
              <w:rPr>
                <w:sz w:val="14"/>
                <w:szCs w:val="14"/>
              </w:rPr>
              <w:t>2.27</w:t>
            </w:r>
          </w:p>
        </w:tc>
        <w:tc>
          <w:tcPr>
            <w:tcW w:w="23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991C8E1" w14:textId="77777777" w:rsidR="00536A8B" w:rsidRDefault="00000000">
            <w:pPr>
              <w:widowControl w:val="0"/>
              <w:jc w:val="center"/>
              <w:rPr>
                <w:sz w:val="20"/>
                <w:szCs w:val="20"/>
              </w:rPr>
            </w:pPr>
            <w:r>
              <w:rPr>
                <w:sz w:val="14"/>
                <w:szCs w:val="14"/>
              </w:rPr>
              <w:t>Protein dopey-1</w:t>
            </w:r>
          </w:p>
        </w:tc>
        <w:tc>
          <w:tcPr>
            <w:tcW w:w="276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48D44651" w14:textId="77777777" w:rsidR="00536A8B" w:rsidRDefault="00000000">
            <w:pPr>
              <w:widowControl w:val="0"/>
              <w:jc w:val="center"/>
              <w:rPr>
                <w:sz w:val="20"/>
                <w:szCs w:val="20"/>
              </w:rPr>
            </w:pPr>
            <w:r>
              <w:rPr>
                <w:sz w:val="14"/>
                <w:szCs w:val="14"/>
              </w:rPr>
              <w:t>Vesicle trafficking, protein transport</w:t>
            </w:r>
          </w:p>
        </w:tc>
      </w:tr>
    </w:tbl>
    <w:p w14:paraId="4726577D" w14:textId="77777777" w:rsidR="00536A8B" w:rsidRDefault="00536A8B">
      <w:pPr>
        <w:ind w:firstLine="720"/>
      </w:pPr>
    </w:p>
    <w:p w14:paraId="24F73DF7" w14:textId="77777777" w:rsidR="00536A8B" w:rsidRDefault="00536A8B">
      <w:pPr>
        <w:rPr>
          <w:b/>
          <w:bCs/>
        </w:rPr>
      </w:pPr>
    </w:p>
    <w:p w14:paraId="3C10E141" w14:textId="77777777" w:rsidR="00536A8B" w:rsidRDefault="00000000">
      <w:pPr>
        <w:pStyle w:val="Heading3"/>
        <w:spacing w:before="200"/>
        <w:rPr>
          <w:color w:val="000000"/>
          <w:sz w:val="22"/>
          <w:szCs w:val="22"/>
        </w:rPr>
      </w:pPr>
      <w:bookmarkStart w:id="48" w:name="_ja727id8oegb" w:colFirst="0" w:colLast="0"/>
      <w:bookmarkEnd w:id="48"/>
      <w:commentRangeStart w:id="49"/>
      <w:commentRangeStart w:id="50"/>
      <w:r>
        <w:rPr>
          <w:b/>
          <w:bCs/>
          <w:color w:val="000000"/>
          <w:sz w:val="22"/>
          <w:szCs w:val="22"/>
        </w:rPr>
        <w:lastRenderedPageBreak/>
        <w:t>Figure 4</w:t>
      </w:r>
      <w:r>
        <w:rPr>
          <w:color w:val="000000"/>
          <w:sz w:val="22"/>
          <w:szCs w:val="22"/>
        </w:rPr>
        <w:t>.</w:t>
      </w:r>
      <w:commentRangeEnd w:id="49"/>
      <w:r>
        <w:commentReference w:id="49"/>
      </w:r>
      <w:commentRangeEnd w:id="50"/>
      <w:r>
        <w:commentReference w:id="50"/>
      </w:r>
      <w:r>
        <w:rPr>
          <w:color w:val="000000"/>
          <w:sz w:val="22"/>
          <w:szCs w:val="22"/>
        </w:rPr>
        <w:t xml:space="preserve"> Volcano plot of differentially expressed genes (DEGs) between the moderate (pH 7.8) and severe (pH 7.5) ocean acidification (OA) treatments. Annotated genes meeting the significance thresholds of adjusted p &lt; 0.05 and |log</w:t>
      </w:r>
      <w:r>
        <w:rPr>
          <w:color w:val="000000"/>
          <w:sz w:val="22"/>
          <w:szCs w:val="22"/>
          <w:vertAlign w:val="subscript"/>
        </w:rPr>
        <w:t>2</w:t>
      </w:r>
      <w:r>
        <w:rPr>
          <w:color w:val="000000"/>
          <w:sz w:val="22"/>
          <w:szCs w:val="22"/>
        </w:rPr>
        <w:t xml:space="preserve"> fold change| &gt; 0.5 are in bright blue and red for genes with higher expression in moderate and severe OA, respectively. Genes with higher expression in the severe OA treatment (red) broadly represent stress-response, chitin catabolism, acid-base balance, and genome maintenance, which may </w:t>
      </w:r>
      <w:proofErr w:type="gramStart"/>
      <w:r>
        <w:rPr>
          <w:color w:val="000000"/>
          <w:sz w:val="22"/>
          <w:szCs w:val="22"/>
        </w:rPr>
        <w:t>underlie</w:t>
      </w:r>
      <w:proofErr w:type="gramEnd"/>
      <w:r>
        <w:rPr>
          <w:color w:val="000000"/>
          <w:sz w:val="22"/>
          <w:szCs w:val="22"/>
        </w:rPr>
        <w:t xml:space="preserve"> the higher long-term mortality observed in that treatment. </w:t>
      </w:r>
      <w:r>
        <w:rPr>
          <w:noProof/>
        </w:rPr>
        <w:drawing>
          <wp:anchor distT="57150" distB="57150" distL="57150" distR="57150" simplePos="0" relativeHeight="251661312" behindDoc="0" locked="0" layoutInCell="1" hidden="0" allowOverlap="1" wp14:anchorId="49EBBD6A" wp14:editId="73CE6A24">
            <wp:simplePos x="0" y="0"/>
            <wp:positionH relativeFrom="column">
              <wp:posOffset>19051</wp:posOffset>
            </wp:positionH>
            <wp:positionV relativeFrom="paragraph">
              <wp:posOffset>114300</wp:posOffset>
            </wp:positionV>
            <wp:extent cx="5943600" cy="2819400"/>
            <wp:effectExtent l="0" t="0" r="0" b="0"/>
            <wp:wrapTopAndBottom distT="57150" distB="5715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8"/>
                    <a:srcRect/>
                    <a:stretch>
                      <a:fillRect/>
                    </a:stretch>
                  </pic:blipFill>
                  <pic:spPr>
                    <a:xfrm>
                      <a:off x="0" y="0"/>
                      <a:ext cx="5943600" cy="2819400"/>
                    </a:xfrm>
                    <a:prstGeom prst="rect">
                      <a:avLst/>
                    </a:prstGeom>
                    <a:ln/>
                  </pic:spPr>
                </pic:pic>
              </a:graphicData>
            </a:graphic>
          </wp:anchor>
        </w:drawing>
      </w:r>
    </w:p>
    <w:p w14:paraId="6E9E611D" w14:textId="77777777" w:rsidR="00536A8B" w:rsidRDefault="00000000">
      <w:pPr>
        <w:pStyle w:val="Heading3"/>
        <w:spacing w:before="200"/>
      </w:pPr>
      <w:bookmarkStart w:id="51" w:name="_uwhpwrq6i1z" w:colFirst="0" w:colLast="0"/>
      <w:bookmarkEnd w:id="51"/>
      <w:r>
        <w:t>3.4 Long term consequences: differential expression among OA treatments at Day 88</w:t>
      </w:r>
    </w:p>
    <w:p w14:paraId="4D0081F5" w14:textId="77777777" w:rsidR="00536A8B" w:rsidRDefault="00000000">
      <w:r>
        <w:t xml:space="preserve">After 88 days of exposure, 186 genes were differentially expressed in severe OA (pH 7.5) compared to moderate OA (pH 7.8) (Table S4). A total of 80 genes expressed at higher levels in moderate OA compared to severe OA (blue points, Figure 4). While these genes were not significantly enriched for any biological processes, they represent possible mechanisms and markers of chronic OA tolerance in juvenile snow </w:t>
      </w:r>
      <w:proofErr w:type="gramStart"/>
      <w:r>
        <w:t>crab</w:t>
      </w:r>
      <w:proofErr w:type="gramEnd"/>
      <w:r>
        <w:t xml:space="preserve"> (see Table 3 for DEGs with L</w:t>
      </w:r>
      <w:r>
        <w:rPr>
          <w:vertAlign w:val="subscript"/>
        </w:rPr>
        <w:t>2</w:t>
      </w:r>
      <w:r>
        <w:t>FC&gt;0.5, and Table S4 for all DEGs).</w:t>
      </w:r>
    </w:p>
    <w:p w14:paraId="2786678D" w14:textId="77777777" w:rsidR="00536A8B" w:rsidRDefault="00000000">
      <w:pPr>
        <w:ind w:firstLine="720"/>
      </w:pPr>
      <w:r>
        <w:t>A total of 106 genes were expressed at higher levels in severe OA compared to moderate OA (red points, Figure 4), which were highly enriched for GO process mRNA processing (FDR=5.7e</w:t>
      </w:r>
      <w:r>
        <w:rPr>
          <w:vertAlign w:val="superscript"/>
        </w:rPr>
        <w:t>-5</w:t>
      </w:r>
      <w:r>
        <w:t>) and RNA splicing (FDR=9.2e</w:t>
      </w:r>
      <w:r>
        <w:rPr>
          <w:vertAlign w:val="superscript"/>
        </w:rPr>
        <w:t>-5</w:t>
      </w:r>
      <w:r>
        <w:t>). Genes that were highly expressed in severe OA (L</w:t>
      </w:r>
      <w:r>
        <w:rPr>
          <w:vertAlign w:val="subscript"/>
        </w:rPr>
        <w:t>2</w:t>
      </w:r>
      <w:r>
        <w:t xml:space="preserve">FC&gt;0.5, or &gt;1.4x) could be indicators of chronic OA stress (Table 3). Two annotated genes showed distinct expression patterns in long-term severe </w:t>
      </w:r>
      <w:proofErr w:type="gramStart"/>
      <w:r>
        <w:t>OA, and</w:t>
      </w:r>
      <w:proofErr w:type="gramEnd"/>
      <w:r>
        <w:t xml:space="preserve"> are therefore top candidates for OA stress biomarker development: carbonic anhydrase 7 (CA7) and protein </w:t>
      </w:r>
      <w:proofErr w:type="gramStart"/>
      <w:r>
        <w:t>lethal(</w:t>
      </w:r>
      <w:proofErr w:type="gramEnd"/>
      <w:r>
        <w:t xml:space="preserve">2) </w:t>
      </w:r>
      <w:proofErr w:type="spellStart"/>
      <w:r>
        <w:t>denticleless</w:t>
      </w:r>
      <w:proofErr w:type="spellEnd"/>
      <w:r>
        <w:t xml:space="preserve"> (l(</w:t>
      </w:r>
      <w:proofErr w:type="gramStart"/>
      <w:r>
        <w:t>2)</w:t>
      </w:r>
      <w:proofErr w:type="spellStart"/>
      <w:r>
        <w:t>dtl</w:t>
      </w:r>
      <w:proofErr w:type="spellEnd"/>
      <w:proofErr w:type="gramEnd"/>
      <w:r>
        <w:t>) (Figure 5). Several additional genes were highly expressed in chronic severe OA exposure (</w:t>
      </w:r>
      <w:r>
        <w:rPr>
          <w:i/>
          <w:iCs/>
        </w:rPr>
        <w:t>e.g.</w:t>
      </w:r>
      <w:r>
        <w:t xml:space="preserve">, HSP90AA1, HSP71, Cyp6a13, Ddx17, AKAP17A) compared to chronic moderate OA, however they were also highly expressed in time-0 controls, indicating that they are likely sensitive to other factors and stressors </w:t>
      </w:r>
      <w:hyperlink r:id="rId49">
        <w:r>
          <w:rPr>
            <w:color w:val="000000"/>
          </w:rPr>
          <w:t>(Power et al., 2023)</w:t>
        </w:r>
      </w:hyperlink>
      <w:r>
        <w:t>, and may not be reliable indicators of OA stress if measured alone.</w:t>
      </w:r>
    </w:p>
    <w:p w14:paraId="6A3F5400" w14:textId="77777777" w:rsidR="00536A8B" w:rsidRDefault="00000000">
      <w:pPr>
        <w:rPr>
          <w:b/>
          <w:bCs/>
        </w:rPr>
      </w:pPr>
      <w:r>
        <w:rPr>
          <w:b/>
          <w:bCs/>
        </w:rPr>
        <w:lastRenderedPageBreak/>
        <w:t>Figure 5.</w:t>
      </w:r>
      <w:r>
        <w:t xml:space="preserve"> Expression patterns of select genes representing major axes of transcriptional variation and functional responses to ocean acidification (OA): (a) genes with high negative PC1 loadings, highly expressed in crabs likely experiencing OA stress; (b) genes with high positive PC1 loadings, highly expressed in crabs acclimated long-term to moderate OA; (c) genes differentially expressed in both OA treatments at 8 </w:t>
      </w:r>
      <w:proofErr w:type="spellStart"/>
      <w:r>
        <w:t>hr</w:t>
      </w:r>
      <w:proofErr w:type="spellEnd"/>
      <w:r>
        <w:t xml:space="preserve"> (MRPL30) or 88 days (MOIH); (d) genes that were differentially expressed in both OA treatments at 8 </w:t>
      </w:r>
      <w:proofErr w:type="spellStart"/>
      <w:r>
        <w:t>hr</w:t>
      </w:r>
      <w:proofErr w:type="spellEnd"/>
      <w:r>
        <w:t xml:space="preserve"> and 88 days; (e) genes uniquely or highly expressed in individuals acclimated to and tolerant of long-term moderate OA; and (f) genes highly expressed after 88 days of severe OA exposure, representing candidate biomarkers of chronic acidification stress. Boxplots show normalized gene counts without surrogate-variable (SV) correction. Dashed vertical lines separate sample days (Day 1 and Day 88).</w:t>
      </w:r>
      <w:r>
        <w:rPr>
          <w:noProof/>
        </w:rPr>
        <w:drawing>
          <wp:anchor distT="57150" distB="57150" distL="57150" distR="57150" simplePos="0" relativeHeight="251662336" behindDoc="0" locked="0" layoutInCell="1" hidden="0" allowOverlap="1" wp14:anchorId="50CAD0BA" wp14:editId="0FB64DE9">
            <wp:simplePos x="0" y="0"/>
            <wp:positionH relativeFrom="column">
              <wp:posOffset>19051</wp:posOffset>
            </wp:positionH>
            <wp:positionV relativeFrom="paragraph">
              <wp:posOffset>114300</wp:posOffset>
            </wp:positionV>
            <wp:extent cx="5943600" cy="4521200"/>
            <wp:effectExtent l="0" t="0" r="0" b="0"/>
            <wp:wrapTopAndBottom distT="57150" distB="5715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0"/>
                    <a:srcRect/>
                    <a:stretch>
                      <a:fillRect/>
                    </a:stretch>
                  </pic:blipFill>
                  <pic:spPr>
                    <a:xfrm>
                      <a:off x="0" y="0"/>
                      <a:ext cx="5943600" cy="4521200"/>
                    </a:xfrm>
                    <a:prstGeom prst="rect">
                      <a:avLst/>
                    </a:prstGeom>
                    <a:ln/>
                  </pic:spPr>
                </pic:pic>
              </a:graphicData>
            </a:graphic>
          </wp:anchor>
        </w:drawing>
      </w:r>
    </w:p>
    <w:p w14:paraId="1A8684A8" w14:textId="77777777" w:rsidR="00536A8B" w:rsidRDefault="00536A8B">
      <w:pPr>
        <w:rPr>
          <w:b/>
          <w:bCs/>
        </w:rPr>
      </w:pPr>
    </w:p>
    <w:p w14:paraId="359BCFCA" w14:textId="77777777" w:rsidR="00536A8B" w:rsidRDefault="00000000">
      <w:pPr>
        <w:rPr>
          <w:b/>
          <w:bCs/>
        </w:rPr>
      </w:pPr>
      <w:r>
        <w:br w:type="page"/>
      </w:r>
    </w:p>
    <w:p w14:paraId="357F390C" w14:textId="77777777" w:rsidR="00536A8B" w:rsidRDefault="00000000">
      <w:r>
        <w:rPr>
          <w:b/>
          <w:bCs/>
        </w:rPr>
        <w:lastRenderedPageBreak/>
        <w:t xml:space="preserve">Table 3. </w:t>
      </w:r>
      <w:r>
        <w:t>Top differentially expressed genes (|log</w:t>
      </w:r>
      <w:r>
        <w:rPr>
          <w:vertAlign w:val="subscript"/>
        </w:rPr>
        <w:t>2</w:t>
      </w:r>
      <w:r>
        <w:t xml:space="preserve"> fold change| &gt; 0.5) distinguishing moderate vs. severe OA treatments after 88 days of exposure.</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990"/>
        <w:gridCol w:w="435"/>
        <w:gridCol w:w="570"/>
        <w:gridCol w:w="3855"/>
        <w:gridCol w:w="2355"/>
      </w:tblGrid>
      <w:tr w:rsidR="00536A8B" w14:paraId="4BC7392F" w14:textId="77777777">
        <w:trPr>
          <w:trHeight w:val="720"/>
        </w:trPr>
        <w:tc>
          <w:tcPr>
            <w:tcW w:w="115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6CBC51D4" w14:textId="77777777" w:rsidR="00536A8B" w:rsidRDefault="00000000">
            <w:pPr>
              <w:widowControl w:val="0"/>
              <w:spacing w:line="240" w:lineRule="auto"/>
              <w:jc w:val="center"/>
              <w:rPr>
                <w:sz w:val="20"/>
                <w:szCs w:val="20"/>
              </w:rPr>
            </w:pPr>
            <w:r>
              <w:rPr>
                <w:b/>
                <w:bCs/>
                <w:sz w:val="18"/>
                <w:szCs w:val="18"/>
              </w:rPr>
              <w:t>Gene ID</w:t>
            </w:r>
          </w:p>
        </w:tc>
        <w:tc>
          <w:tcPr>
            <w:tcW w:w="99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0F9C355E" w14:textId="77777777" w:rsidR="00536A8B" w:rsidRDefault="00000000">
            <w:pPr>
              <w:widowControl w:val="0"/>
              <w:spacing w:line="240" w:lineRule="auto"/>
              <w:jc w:val="center"/>
              <w:rPr>
                <w:sz w:val="20"/>
                <w:szCs w:val="20"/>
              </w:rPr>
            </w:pPr>
            <w:r>
              <w:rPr>
                <w:b/>
                <w:bCs/>
                <w:sz w:val="18"/>
                <w:szCs w:val="18"/>
              </w:rPr>
              <w:t>Gene Name</w:t>
            </w:r>
          </w:p>
        </w:tc>
        <w:tc>
          <w:tcPr>
            <w:tcW w:w="43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76B81AA8" w14:textId="77777777" w:rsidR="00536A8B" w:rsidRDefault="00000000">
            <w:pPr>
              <w:widowControl w:val="0"/>
              <w:spacing w:line="240" w:lineRule="auto"/>
              <w:jc w:val="center"/>
              <w:rPr>
                <w:sz w:val="20"/>
                <w:szCs w:val="20"/>
              </w:rPr>
            </w:pPr>
            <w:r>
              <w:rPr>
                <w:b/>
                <w:bCs/>
                <w:sz w:val="18"/>
                <w:szCs w:val="18"/>
              </w:rPr>
              <w:t>L</w:t>
            </w:r>
            <w:r>
              <w:rPr>
                <w:b/>
                <w:bCs/>
                <w:sz w:val="18"/>
                <w:szCs w:val="18"/>
                <w:vertAlign w:val="subscript"/>
              </w:rPr>
              <w:t>2</w:t>
            </w:r>
            <w:r>
              <w:rPr>
                <w:b/>
                <w:bCs/>
                <w:sz w:val="18"/>
                <w:szCs w:val="18"/>
              </w:rPr>
              <w:t>FC</w:t>
            </w:r>
          </w:p>
        </w:tc>
        <w:tc>
          <w:tcPr>
            <w:tcW w:w="57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0FE39220" w14:textId="77777777" w:rsidR="00536A8B" w:rsidRDefault="00000000">
            <w:pPr>
              <w:widowControl w:val="0"/>
              <w:spacing w:line="240" w:lineRule="auto"/>
              <w:jc w:val="center"/>
              <w:rPr>
                <w:b/>
                <w:bCs/>
                <w:sz w:val="18"/>
                <w:szCs w:val="18"/>
              </w:rPr>
            </w:pPr>
            <w:r>
              <w:rPr>
                <w:b/>
                <w:bCs/>
                <w:sz w:val="18"/>
                <w:szCs w:val="18"/>
              </w:rPr>
              <w:t>-Log</w:t>
            </w:r>
          </w:p>
          <w:p w14:paraId="2869891A" w14:textId="77777777" w:rsidR="00536A8B" w:rsidRDefault="00000000">
            <w:pPr>
              <w:widowControl w:val="0"/>
              <w:spacing w:line="240" w:lineRule="auto"/>
              <w:jc w:val="center"/>
              <w:rPr>
                <w:sz w:val="20"/>
                <w:szCs w:val="20"/>
              </w:rPr>
            </w:pPr>
            <w:r>
              <w:rPr>
                <w:b/>
                <w:bCs/>
                <w:sz w:val="18"/>
                <w:szCs w:val="18"/>
              </w:rPr>
              <w:t>(</w:t>
            </w:r>
            <w:proofErr w:type="spellStart"/>
            <w:r>
              <w:rPr>
                <w:b/>
                <w:bCs/>
                <w:sz w:val="18"/>
                <w:szCs w:val="18"/>
              </w:rPr>
              <w:t>P</w:t>
            </w:r>
            <w:r>
              <w:rPr>
                <w:b/>
                <w:bCs/>
                <w:sz w:val="18"/>
                <w:szCs w:val="18"/>
                <w:vertAlign w:val="subscript"/>
              </w:rPr>
              <w:t>adj</w:t>
            </w:r>
            <w:proofErr w:type="spellEnd"/>
            <w:r>
              <w:rPr>
                <w:b/>
                <w:bCs/>
                <w:sz w:val="18"/>
                <w:szCs w:val="18"/>
              </w:rPr>
              <w:t>)</w:t>
            </w:r>
          </w:p>
        </w:tc>
        <w:tc>
          <w:tcPr>
            <w:tcW w:w="385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73BD7C1D" w14:textId="77777777" w:rsidR="00536A8B" w:rsidRDefault="00000000">
            <w:pPr>
              <w:widowControl w:val="0"/>
              <w:spacing w:line="240" w:lineRule="auto"/>
              <w:jc w:val="center"/>
              <w:rPr>
                <w:sz w:val="20"/>
                <w:szCs w:val="20"/>
              </w:rPr>
            </w:pPr>
            <w:r>
              <w:rPr>
                <w:b/>
                <w:bCs/>
                <w:sz w:val="18"/>
                <w:szCs w:val="18"/>
              </w:rPr>
              <w:t>Protein</w:t>
            </w:r>
          </w:p>
        </w:tc>
        <w:tc>
          <w:tcPr>
            <w:tcW w:w="235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474F644A" w14:textId="77777777" w:rsidR="00536A8B" w:rsidRDefault="00000000">
            <w:pPr>
              <w:widowControl w:val="0"/>
              <w:spacing w:line="240" w:lineRule="auto"/>
              <w:jc w:val="center"/>
              <w:rPr>
                <w:sz w:val="20"/>
                <w:szCs w:val="20"/>
              </w:rPr>
            </w:pPr>
            <w:r>
              <w:rPr>
                <w:b/>
                <w:bCs/>
                <w:sz w:val="18"/>
                <w:szCs w:val="18"/>
              </w:rPr>
              <w:t>Biological Processes</w:t>
            </w:r>
          </w:p>
        </w:tc>
      </w:tr>
      <w:tr w:rsidR="00536A8B" w14:paraId="6C2E41A5" w14:textId="77777777">
        <w:trPr>
          <w:trHeight w:val="169"/>
        </w:trPr>
        <w:tc>
          <w:tcPr>
            <w:tcW w:w="11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34E992CC" w14:textId="77777777" w:rsidR="00536A8B" w:rsidRDefault="00536A8B">
            <w:pPr>
              <w:widowControl w:val="0"/>
              <w:spacing w:line="240" w:lineRule="auto"/>
              <w:rPr>
                <w:sz w:val="4"/>
                <w:szCs w:val="4"/>
              </w:rPr>
            </w:pPr>
          </w:p>
        </w:tc>
        <w:tc>
          <w:tcPr>
            <w:tcW w:w="99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FB163F6" w14:textId="77777777" w:rsidR="00536A8B" w:rsidRDefault="00536A8B">
            <w:pPr>
              <w:widowControl w:val="0"/>
              <w:spacing w:line="240" w:lineRule="auto"/>
              <w:rPr>
                <w:sz w:val="4"/>
                <w:szCs w:val="4"/>
              </w:rPr>
            </w:pPr>
          </w:p>
        </w:tc>
        <w:tc>
          <w:tcPr>
            <w:tcW w:w="43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354DBFD" w14:textId="77777777" w:rsidR="00536A8B" w:rsidRDefault="00536A8B">
            <w:pPr>
              <w:widowControl w:val="0"/>
              <w:spacing w:line="240" w:lineRule="auto"/>
              <w:rPr>
                <w:sz w:val="4"/>
                <w:szCs w:val="4"/>
              </w:rPr>
            </w:pPr>
          </w:p>
        </w:tc>
        <w:tc>
          <w:tcPr>
            <w:tcW w:w="5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9884A0E" w14:textId="77777777" w:rsidR="00536A8B" w:rsidRDefault="00536A8B">
            <w:pPr>
              <w:widowControl w:val="0"/>
              <w:spacing w:line="240" w:lineRule="auto"/>
              <w:rPr>
                <w:sz w:val="4"/>
                <w:szCs w:val="4"/>
              </w:rPr>
            </w:pPr>
          </w:p>
        </w:tc>
        <w:tc>
          <w:tcPr>
            <w:tcW w:w="38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C8DF06C" w14:textId="77777777" w:rsidR="00536A8B" w:rsidRDefault="00536A8B">
            <w:pPr>
              <w:widowControl w:val="0"/>
              <w:spacing w:line="240" w:lineRule="auto"/>
              <w:rPr>
                <w:sz w:val="4"/>
                <w:szCs w:val="4"/>
              </w:rPr>
            </w:pPr>
          </w:p>
        </w:tc>
        <w:tc>
          <w:tcPr>
            <w:tcW w:w="23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C4D4A74" w14:textId="77777777" w:rsidR="00536A8B" w:rsidRDefault="00536A8B">
            <w:pPr>
              <w:widowControl w:val="0"/>
              <w:spacing w:line="240" w:lineRule="auto"/>
              <w:rPr>
                <w:sz w:val="4"/>
                <w:szCs w:val="4"/>
              </w:rPr>
            </w:pPr>
          </w:p>
        </w:tc>
      </w:tr>
      <w:tr w:rsidR="00536A8B" w14:paraId="226129DA" w14:textId="77777777">
        <w:trPr>
          <w:trHeight w:val="330"/>
        </w:trPr>
        <w:tc>
          <w:tcPr>
            <w:tcW w:w="9360" w:type="dxa"/>
            <w:gridSpan w:val="6"/>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45993A5F" w14:textId="77777777" w:rsidR="00536A8B" w:rsidRDefault="00000000">
            <w:pPr>
              <w:widowControl w:val="0"/>
              <w:spacing w:line="240" w:lineRule="auto"/>
              <w:jc w:val="center"/>
              <w:rPr>
                <w:sz w:val="20"/>
                <w:szCs w:val="20"/>
              </w:rPr>
            </w:pPr>
            <w:r>
              <w:rPr>
                <w:b/>
                <w:bCs/>
                <w:sz w:val="18"/>
                <w:szCs w:val="18"/>
              </w:rPr>
              <w:t>Higher in Chronic Moderate OA, Lower in Severe OA</w:t>
            </w:r>
          </w:p>
        </w:tc>
      </w:tr>
      <w:tr w:rsidR="00536A8B" w14:paraId="1B9B8512" w14:textId="77777777">
        <w:trPr>
          <w:trHeight w:val="270"/>
        </w:trPr>
        <w:tc>
          <w:tcPr>
            <w:tcW w:w="115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48F53C9" w14:textId="77777777" w:rsidR="00536A8B" w:rsidRDefault="00000000">
            <w:pPr>
              <w:widowControl w:val="0"/>
              <w:spacing w:line="240" w:lineRule="auto"/>
              <w:jc w:val="center"/>
              <w:rPr>
                <w:sz w:val="20"/>
                <w:szCs w:val="20"/>
              </w:rPr>
            </w:pPr>
            <w:r>
              <w:rPr>
                <w:sz w:val="14"/>
                <w:szCs w:val="14"/>
              </w:rPr>
              <w:t>GWK47_039354</w:t>
            </w:r>
          </w:p>
        </w:tc>
        <w:tc>
          <w:tcPr>
            <w:tcW w:w="99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098DF35B" w14:textId="77777777" w:rsidR="00536A8B" w:rsidRDefault="00000000">
            <w:pPr>
              <w:widowControl w:val="0"/>
              <w:spacing w:line="240" w:lineRule="auto"/>
              <w:jc w:val="center"/>
              <w:rPr>
                <w:sz w:val="20"/>
                <w:szCs w:val="20"/>
              </w:rPr>
            </w:pPr>
            <w:proofErr w:type="spellStart"/>
            <w:r>
              <w:rPr>
                <w:sz w:val="14"/>
                <w:szCs w:val="14"/>
              </w:rPr>
              <w:t>OtopLc</w:t>
            </w:r>
            <w:proofErr w:type="spellEnd"/>
          </w:p>
        </w:tc>
        <w:tc>
          <w:tcPr>
            <w:tcW w:w="43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25BD996A" w14:textId="77777777" w:rsidR="00536A8B" w:rsidRDefault="00000000">
            <w:pPr>
              <w:widowControl w:val="0"/>
              <w:spacing w:line="240" w:lineRule="auto"/>
              <w:jc w:val="center"/>
              <w:rPr>
                <w:sz w:val="20"/>
                <w:szCs w:val="20"/>
              </w:rPr>
            </w:pPr>
            <w:r>
              <w:rPr>
                <w:sz w:val="14"/>
                <w:szCs w:val="14"/>
              </w:rPr>
              <w:t>1.26</w:t>
            </w:r>
          </w:p>
        </w:tc>
        <w:tc>
          <w:tcPr>
            <w:tcW w:w="57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5B3498D" w14:textId="77777777" w:rsidR="00536A8B" w:rsidRDefault="00000000">
            <w:pPr>
              <w:widowControl w:val="0"/>
              <w:spacing w:line="240" w:lineRule="auto"/>
              <w:jc w:val="center"/>
              <w:rPr>
                <w:sz w:val="20"/>
                <w:szCs w:val="20"/>
              </w:rPr>
            </w:pPr>
            <w:r>
              <w:rPr>
                <w:sz w:val="14"/>
                <w:szCs w:val="14"/>
              </w:rPr>
              <w:t>2.93</w:t>
            </w:r>
          </w:p>
        </w:tc>
        <w:tc>
          <w:tcPr>
            <w:tcW w:w="3855" w:type="dxa"/>
            <w:tcBorders>
              <w:top w:val="single" w:sz="6" w:space="0" w:color="CCCCCC"/>
              <w:left w:val="single" w:sz="6" w:space="0" w:color="CCCCCC"/>
              <w:bottom w:val="single" w:sz="6" w:space="0" w:color="434343"/>
              <w:right w:val="single" w:sz="6" w:space="0" w:color="CCCCCC"/>
            </w:tcBorders>
            <w:tcMar>
              <w:top w:w="43" w:type="dxa"/>
              <w:left w:w="43" w:type="dxa"/>
              <w:bottom w:w="43" w:type="dxa"/>
              <w:right w:w="43" w:type="dxa"/>
            </w:tcMar>
            <w:vAlign w:val="center"/>
          </w:tcPr>
          <w:p w14:paraId="7A19A273" w14:textId="77777777" w:rsidR="00536A8B" w:rsidRDefault="00000000">
            <w:pPr>
              <w:widowControl w:val="0"/>
              <w:spacing w:line="240" w:lineRule="auto"/>
              <w:rPr>
                <w:sz w:val="20"/>
                <w:szCs w:val="20"/>
              </w:rPr>
            </w:pPr>
            <w:r>
              <w:rPr>
                <w:sz w:val="14"/>
                <w:szCs w:val="14"/>
              </w:rPr>
              <w:t xml:space="preserve">Proton channel </w:t>
            </w:r>
            <w:proofErr w:type="spellStart"/>
            <w:r>
              <w:rPr>
                <w:sz w:val="14"/>
                <w:szCs w:val="14"/>
              </w:rPr>
              <w:t>OtopLc</w:t>
            </w:r>
            <w:proofErr w:type="spellEnd"/>
          </w:p>
        </w:tc>
        <w:tc>
          <w:tcPr>
            <w:tcW w:w="2355" w:type="dxa"/>
            <w:tcBorders>
              <w:top w:val="single" w:sz="6" w:space="0" w:color="CCCCCC"/>
              <w:left w:val="single" w:sz="6" w:space="0" w:color="CCCCCC"/>
              <w:bottom w:val="single" w:sz="6" w:space="0" w:color="434343"/>
              <w:right w:val="single" w:sz="6" w:space="0" w:color="CCCCCC"/>
            </w:tcBorders>
            <w:tcMar>
              <w:top w:w="43" w:type="dxa"/>
              <w:left w:w="43" w:type="dxa"/>
              <w:bottom w:w="43" w:type="dxa"/>
              <w:right w:w="43" w:type="dxa"/>
            </w:tcMar>
            <w:vAlign w:val="center"/>
          </w:tcPr>
          <w:p w14:paraId="447A1C46" w14:textId="77777777" w:rsidR="00536A8B" w:rsidRDefault="00000000">
            <w:pPr>
              <w:widowControl w:val="0"/>
              <w:spacing w:line="240" w:lineRule="auto"/>
              <w:rPr>
                <w:sz w:val="20"/>
                <w:szCs w:val="20"/>
              </w:rPr>
            </w:pPr>
            <w:proofErr w:type="gramStart"/>
            <w:r>
              <w:rPr>
                <w:sz w:val="14"/>
                <w:szCs w:val="14"/>
              </w:rPr>
              <w:t>Ion</w:t>
            </w:r>
            <w:proofErr w:type="gramEnd"/>
            <w:r>
              <w:rPr>
                <w:sz w:val="14"/>
                <w:szCs w:val="14"/>
              </w:rPr>
              <w:t xml:space="preserve"> transport</w:t>
            </w:r>
          </w:p>
        </w:tc>
      </w:tr>
      <w:tr w:rsidR="00536A8B" w14:paraId="542C7338"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84CBCA3" w14:textId="77777777" w:rsidR="00536A8B" w:rsidRDefault="00000000">
            <w:pPr>
              <w:widowControl w:val="0"/>
              <w:spacing w:line="240" w:lineRule="auto"/>
              <w:jc w:val="center"/>
              <w:rPr>
                <w:sz w:val="20"/>
                <w:szCs w:val="20"/>
              </w:rPr>
            </w:pPr>
            <w:r>
              <w:rPr>
                <w:sz w:val="14"/>
                <w:szCs w:val="14"/>
              </w:rPr>
              <w:t>GWK47_004210</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2ED7C6C" w14:textId="77777777" w:rsidR="00536A8B" w:rsidRDefault="00000000">
            <w:pPr>
              <w:widowControl w:val="0"/>
              <w:spacing w:line="240" w:lineRule="auto"/>
              <w:jc w:val="center"/>
              <w:rPr>
                <w:sz w:val="20"/>
                <w:szCs w:val="20"/>
              </w:rPr>
            </w:pPr>
            <w:r>
              <w:rPr>
                <w:sz w:val="14"/>
                <w:szCs w:val="14"/>
              </w:rPr>
              <w:t>ClC-a_1</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BCB38D1" w14:textId="77777777" w:rsidR="00536A8B" w:rsidRDefault="00000000">
            <w:pPr>
              <w:widowControl w:val="0"/>
              <w:spacing w:line="240" w:lineRule="auto"/>
              <w:jc w:val="center"/>
              <w:rPr>
                <w:sz w:val="20"/>
                <w:szCs w:val="20"/>
              </w:rPr>
            </w:pPr>
            <w:r>
              <w:rPr>
                <w:sz w:val="14"/>
                <w:szCs w:val="14"/>
              </w:rPr>
              <w:t>0.56</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E4F6DE2" w14:textId="77777777" w:rsidR="00536A8B" w:rsidRDefault="00000000">
            <w:pPr>
              <w:widowControl w:val="0"/>
              <w:spacing w:line="240" w:lineRule="auto"/>
              <w:jc w:val="center"/>
              <w:rPr>
                <w:sz w:val="20"/>
                <w:szCs w:val="20"/>
              </w:rPr>
            </w:pPr>
            <w:r>
              <w:rPr>
                <w:sz w:val="14"/>
                <w:szCs w:val="14"/>
              </w:rPr>
              <w:t>1.46</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8376DA4" w14:textId="77777777" w:rsidR="00536A8B" w:rsidRDefault="00000000">
            <w:pPr>
              <w:widowControl w:val="0"/>
              <w:spacing w:line="240" w:lineRule="auto"/>
              <w:rPr>
                <w:sz w:val="20"/>
                <w:szCs w:val="20"/>
              </w:rPr>
            </w:pPr>
            <w:r>
              <w:rPr>
                <w:sz w:val="14"/>
                <w:szCs w:val="14"/>
              </w:rPr>
              <w:t>Chloride channel protein 2</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175EDB0" w14:textId="77777777" w:rsidR="00536A8B" w:rsidRDefault="00000000">
            <w:pPr>
              <w:widowControl w:val="0"/>
              <w:spacing w:line="240" w:lineRule="auto"/>
              <w:rPr>
                <w:sz w:val="20"/>
                <w:szCs w:val="20"/>
              </w:rPr>
            </w:pPr>
            <w:proofErr w:type="gramStart"/>
            <w:r>
              <w:rPr>
                <w:sz w:val="14"/>
                <w:szCs w:val="14"/>
              </w:rPr>
              <w:t>Ion</w:t>
            </w:r>
            <w:proofErr w:type="gramEnd"/>
            <w:r>
              <w:rPr>
                <w:sz w:val="14"/>
                <w:szCs w:val="14"/>
              </w:rPr>
              <w:t xml:space="preserve"> transport</w:t>
            </w:r>
          </w:p>
        </w:tc>
      </w:tr>
      <w:tr w:rsidR="00536A8B" w14:paraId="2721DC70"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84D15F7" w14:textId="77777777" w:rsidR="00536A8B" w:rsidRDefault="00000000">
            <w:pPr>
              <w:widowControl w:val="0"/>
              <w:spacing w:line="240" w:lineRule="auto"/>
              <w:jc w:val="center"/>
              <w:rPr>
                <w:sz w:val="20"/>
                <w:szCs w:val="20"/>
              </w:rPr>
            </w:pPr>
            <w:r>
              <w:rPr>
                <w:sz w:val="14"/>
                <w:szCs w:val="14"/>
              </w:rPr>
              <w:t>GWK47_012393</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05090C7" w14:textId="77777777" w:rsidR="00536A8B" w:rsidRDefault="00000000">
            <w:pPr>
              <w:widowControl w:val="0"/>
              <w:spacing w:line="240" w:lineRule="auto"/>
              <w:jc w:val="center"/>
              <w:rPr>
                <w:sz w:val="20"/>
                <w:szCs w:val="20"/>
              </w:rPr>
            </w:pPr>
            <w:r>
              <w:rPr>
                <w:sz w:val="14"/>
                <w:szCs w:val="14"/>
              </w:rPr>
              <w:t>mas</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DCEF949" w14:textId="77777777" w:rsidR="00536A8B" w:rsidRDefault="00000000">
            <w:pPr>
              <w:widowControl w:val="0"/>
              <w:spacing w:line="240" w:lineRule="auto"/>
              <w:jc w:val="center"/>
              <w:rPr>
                <w:sz w:val="20"/>
                <w:szCs w:val="20"/>
              </w:rPr>
            </w:pPr>
            <w:r>
              <w:rPr>
                <w:sz w:val="14"/>
                <w:szCs w:val="14"/>
              </w:rPr>
              <w:t>1.14</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83E3AF0" w14:textId="77777777" w:rsidR="00536A8B" w:rsidRDefault="00000000">
            <w:pPr>
              <w:widowControl w:val="0"/>
              <w:spacing w:line="240" w:lineRule="auto"/>
              <w:jc w:val="center"/>
              <w:rPr>
                <w:sz w:val="20"/>
                <w:szCs w:val="20"/>
              </w:rPr>
            </w:pPr>
            <w:r>
              <w:rPr>
                <w:sz w:val="14"/>
                <w:szCs w:val="14"/>
              </w:rPr>
              <w:t>1.98</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667E5BA" w14:textId="77777777" w:rsidR="00536A8B" w:rsidRDefault="00000000">
            <w:pPr>
              <w:widowControl w:val="0"/>
              <w:spacing w:line="240" w:lineRule="auto"/>
              <w:rPr>
                <w:sz w:val="20"/>
                <w:szCs w:val="20"/>
              </w:rPr>
            </w:pPr>
            <w:r>
              <w:rPr>
                <w:sz w:val="14"/>
                <w:szCs w:val="14"/>
              </w:rPr>
              <w:t>Protein masquerade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AE4D090" w14:textId="77777777" w:rsidR="00536A8B" w:rsidRDefault="00000000">
            <w:pPr>
              <w:widowControl w:val="0"/>
              <w:spacing w:line="240" w:lineRule="auto"/>
              <w:rPr>
                <w:sz w:val="20"/>
                <w:szCs w:val="20"/>
              </w:rPr>
            </w:pPr>
            <w:r>
              <w:rPr>
                <w:sz w:val="14"/>
                <w:szCs w:val="14"/>
              </w:rPr>
              <w:t>Immune response</w:t>
            </w:r>
          </w:p>
        </w:tc>
      </w:tr>
      <w:tr w:rsidR="00536A8B" w14:paraId="6E1A1848"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9126A09" w14:textId="77777777" w:rsidR="00536A8B" w:rsidRDefault="00000000">
            <w:pPr>
              <w:widowControl w:val="0"/>
              <w:spacing w:line="240" w:lineRule="auto"/>
              <w:jc w:val="center"/>
              <w:rPr>
                <w:sz w:val="20"/>
                <w:szCs w:val="20"/>
              </w:rPr>
            </w:pPr>
            <w:r>
              <w:rPr>
                <w:sz w:val="14"/>
                <w:szCs w:val="14"/>
              </w:rPr>
              <w:t>GWK47_019251</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27AC1B3" w14:textId="77777777" w:rsidR="00536A8B" w:rsidRDefault="00000000">
            <w:pPr>
              <w:widowControl w:val="0"/>
              <w:spacing w:line="240" w:lineRule="auto"/>
              <w:jc w:val="center"/>
              <w:rPr>
                <w:sz w:val="20"/>
                <w:szCs w:val="20"/>
              </w:rPr>
            </w:pPr>
            <w:r>
              <w:rPr>
                <w:sz w:val="14"/>
                <w:szCs w:val="14"/>
              </w:rPr>
              <w:t>MUCB1</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A65AF1E" w14:textId="77777777" w:rsidR="00536A8B" w:rsidRDefault="00000000">
            <w:pPr>
              <w:widowControl w:val="0"/>
              <w:spacing w:line="240" w:lineRule="auto"/>
              <w:jc w:val="center"/>
              <w:rPr>
                <w:sz w:val="20"/>
                <w:szCs w:val="20"/>
              </w:rPr>
            </w:pPr>
            <w:r>
              <w:rPr>
                <w:sz w:val="14"/>
                <w:szCs w:val="14"/>
              </w:rPr>
              <w:t>1.47</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9FBE97E" w14:textId="77777777" w:rsidR="00536A8B" w:rsidRDefault="00000000">
            <w:pPr>
              <w:widowControl w:val="0"/>
              <w:spacing w:line="240" w:lineRule="auto"/>
              <w:jc w:val="center"/>
              <w:rPr>
                <w:sz w:val="20"/>
                <w:szCs w:val="20"/>
              </w:rPr>
            </w:pPr>
            <w:r>
              <w:rPr>
                <w:sz w:val="14"/>
                <w:szCs w:val="14"/>
              </w:rPr>
              <w:t>2.39</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0394736" w14:textId="77777777" w:rsidR="00536A8B" w:rsidRDefault="00000000">
            <w:pPr>
              <w:widowControl w:val="0"/>
              <w:spacing w:line="240" w:lineRule="auto"/>
              <w:rPr>
                <w:sz w:val="20"/>
                <w:szCs w:val="20"/>
              </w:rPr>
            </w:pPr>
            <w:r>
              <w:rPr>
                <w:sz w:val="14"/>
                <w:szCs w:val="14"/>
              </w:rPr>
              <w:t>Integumentary mucin B.1</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06DC48C" w14:textId="77777777" w:rsidR="00536A8B" w:rsidRDefault="00000000">
            <w:pPr>
              <w:widowControl w:val="0"/>
              <w:spacing w:line="240" w:lineRule="auto"/>
              <w:rPr>
                <w:sz w:val="20"/>
                <w:szCs w:val="20"/>
              </w:rPr>
            </w:pPr>
            <w:r>
              <w:rPr>
                <w:sz w:val="14"/>
                <w:szCs w:val="14"/>
              </w:rPr>
              <w:t>Mucosal barrier defense</w:t>
            </w:r>
          </w:p>
        </w:tc>
      </w:tr>
      <w:tr w:rsidR="00536A8B" w14:paraId="036EDE27"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A2271CC" w14:textId="77777777" w:rsidR="00536A8B" w:rsidRDefault="00000000">
            <w:pPr>
              <w:widowControl w:val="0"/>
              <w:spacing w:line="240" w:lineRule="auto"/>
              <w:jc w:val="center"/>
              <w:rPr>
                <w:sz w:val="20"/>
                <w:szCs w:val="20"/>
              </w:rPr>
            </w:pPr>
            <w:r>
              <w:rPr>
                <w:sz w:val="14"/>
                <w:szCs w:val="14"/>
              </w:rPr>
              <w:t>GWK47_046958</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67491D4" w14:textId="77777777" w:rsidR="00536A8B" w:rsidRDefault="00000000">
            <w:pPr>
              <w:widowControl w:val="0"/>
              <w:spacing w:line="240" w:lineRule="auto"/>
              <w:jc w:val="center"/>
              <w:rPr>
                <w:sz w:val="20"/>
                <w:szCs w:val="20"/>
              </w:rPr>
            </w:pPr>
            <w:r>
              <w:rPr>
                <w:sz w:val="14"/>
                <w:szCs w:val="14"/>
              </w:rPr>
              <w:t>PRSS55</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10B2917" w14:textId="77777777" w:rsidR="00536A8B" w:rsidRDefault="00000000">
            <w:pPr>
              <w:widowControl w:val="0"/>
              <w:spacing w:line="240" w:lineRule="auto"/>
              <w:jc w:val="center"/>
              <w:rPr>
                <w:sz w:val="20"/>
                <w:szCs w:val="20"/>
              </w:rPr>
            </w:pPr>
            <w:r>
              <w:rPr>
                <w:sz w:val="14"/>
                <w:szCs w:val="14"/>
              </w:rPr>
              <w:t>1.03</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4341E3C" w14:textId="77777777" w:rsidR="00536A8B" w:rsidRDefault="00000000">
            <w:pPr>
              <w:widowControl w:val="0"/>
              <w:spacing w:line="240" w:lineRule="auto"/>
              <w:jc w:val="center"/>
              <w:rPr>
                <w:sz w:val="20"/>
                <w:szCs w:val="20"/>
              </w:rPr>
            </w:pPr>
            <w:r>
              <w:rPr>
                <w:sz w:val="14"/>
                <w:szCs w:val="14"/>
              </w:rPr>
              <w:t>1.58</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E78DD8F" w14:textId="77777777" w:rsidR="00536A8B" w:rsidRDefault="00000000">
            <w:pPr>
              <w:widowControl w:val="0"/>
              <w:spacing w:line="240" w:lineRule="auto"/>
              <w:rPr>
                <w:sz w:val="20"/>
                <w:szCs w:val="20"/>
              </w:rPr>
            </w:pPr>
            <w:r>
              <w:rPr>
                <w:sz w:val="14"/>
                <w:szCs w:val="14"/>
              </w:rPr>
              <w:t>Serine protease 55 (Vitamin K-dependent protein C)</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DD870DE" w14:textId="77777777" w:rsidR="00536A8B" w:rsidRDefault="00000000">
            <w:pPr>
              <w:widowControl w:val="0"/>
              <w:spacing w:line="240" w:lineRule="auto"/>
              <w:rPr>
                <w:sz w:val="20"/>
                <w:szCs w:val="20"/>
              </w:rPr>
            </w:pPr>
            <w:r>
              <w:rPr>
                <w:sz w:val="14"/>
                <w:szCs w:val="14"/>
              </w:rPr>
              <w:t>Blood coagulation, barrier defense</w:t>
            </w:r>
          </w:p>
        </w:tc>
      </w:tr>
      <w:tr w:rsidR="00536A8B" w14:paraId="5F0BDD96"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F4D280D" w14:textId="77777777" w:rsidR="00536A8B" w:rsidRDefault="00000000">
            <w:pPr>
              <w:widowControl w:val="0"/>
              <w:spacing w:line="240" w:lineRule="auto"/>
              <w:jc w:val="center"/>
              <w:rPr>
                <w:sz w:val="20"/>
                <w:szCs w:val="20"/>
              </w:rPr>
            </w:pPr>
            <w:r>
              <w:rPr>
                <w:sz w:val="14"/>
                <w:szCs w:val="14"/>
              </w:rPr>
              <w:t>GWK47_015214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E06692A" w14:textId="77777777" w:rsidR="00536A8B" w:rsidRDefault="00000000">
            <w:pPr>
              <w:widowControl w:val="0"/>
              <w:spacing w:line="240" w:lineRule="auto"/>
              <w:jc w:val="center"/>
              <w:rPr>
                <w:sz w:val="20"/>
                <w:szCs w:val="20"/>
              </w:rPr>
            </w:pPr>
            <w:r>
              <w:rPr>
                <w:sz w:val="14"/>
                <w:szCs w:val="14"/>
              </w:rPr>
              <w:t>Slc5a6_0</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6FD666C" w14:textId="77777777" w:rsidR="00536A8B" w:rsidRDefault="00000000">
            <w:pPr>
              <w:widowControl w:val="0"/>
              <w:spacing w:line="240" w:lineRule="auto"/>
              <w:jc w:val="center"/>
              <w:rPr>
                <w:sz w:val="20"/>
                <w:szCs w:val="20"/>
              </w:rPr>
            </w:pPr>
            <w:r>
              <w:rPr>
                <w:sz w:val="14"/>
                <w:szCs w:val="14"/>
              </w:rPr>
              <w:t>1.03</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24F01DF" w14:textId="77777777" w:rsidR="00536A8B" w:rsidRDefault="00000000">
            <w:pPr>
              <w:widowControl w:val="0"/>
              <w:spacing w:line="240" w:lineRule="auto"/>
              <w:jc w:val="center"/>
              <w:rPr>
                <w:sz w:val="20"/>
                <w:szCs w:val="20"/>
              </w:rPr>
            </w:pPr>
            <w:r>
              <w:rPr>
                <w:sz w:val="14"/>
                <w:szCs w:val="14"/>
              </w:rPr>
              <w:t>2.71</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C078A2D" w14:textId="77777777" w:rsidR="00536A8B" w:rsidRDefault="00000000">
            <w:pPr>
              <w:widowControl w:val="0"/>
              <w:spacing w:line="240" w:lineRule="auto"/>
              <w:rPr>
                <w:sz w:val="20"/>
                <w:szCs w:val="20"/>
              </w:rPr>
            </w:pPr>
            <w:r>
              <w:rPr>
                <w:sz w:val="14"/>
                <w:szCs w:val="14"/>
              </w:rPr>
              <w:t>Sodium-dependent multivitamin transporter</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84CA2BB" w14:textId="77777777" w:rsidR="00536A8B" w:rsidRDefault="00000000">
            <w:pPr>
              <w:widowControl w:val="0"/>
              <w:spacing w:line="240" w:lineRule="auto"/>
              <w:rPr>
                <w:sz w:val="20"/>
                <w:szCs w:val="20"/>
              </w:rPr>
            </w:pPr>
            <w:r>
              <w:rPr>
                <w:sz w:val="14"/>
                <w:szCs w:val="14"/>
              </w:rPr>
              <w:t>Nutrient transport, barrier defense</w:t>
            </w:r>
          </w:p>
        </w:tc>
      </w:tr>
      <w:tr w:rsidR="00536A8B" w14:paraId="0B1DC60B"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540B4C8" w14:textId="77777777" w:rsidR="00536A8B" w:rsidRDefault="00000000">
            <w:pPr>
              <w:widowControl w:val="0"/>
              <w:spacing w:line="240" w:lineRule="auto"/>
              <w:jc w:val="center"/>
              <w:rPr>
                <w:sz w:val="20"/>
                <w:szCs w:val="20"/>
              </w:rPr>
            </w:pPr>
            <w:r>
              <w:rPr>
                <w:sz w:val="14"/>
                <w:szCs w:val="14"/>
              </w:rPr>
              <w:t>GWK47_049593</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E644F11" w14:textId="77777777" w:rsidR="00536A8B" w:rsidRDefault="00000000">
            <w:pPr>
              <w:widowControl w:val="0"/>
              <w:spacing w:line="240" w:lineRule="auto"/>
              <w:jc w:val="center"/>
              <w:rPr>
                <w:sz w:val="20"/>
                <w:szCs w:val="20"/>
              </w:rPr>
            </w:pPr>
            <w:r>
              <w:rPr>
                <w:sz w:val="14"/>
                <w:szCs w:val="14"/>
              </w:rPr>
              <w:t>Pnlip_1</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93A4D63" w14:textId="77777777" w:rsidR="00536A8B" w:rsidRDefault="00000000">
            <w:pPr>
              <w:widowControl w:val="0"/>
              <w:spacing w:line="240" w:lineRule="auto"/>
              <w:jc w:val="center"/>
              <w:rPr>
                <w:sz w:val="20"/>
                <w:szCs w:val="20"/>
              </w:rPr>
            </w:pPr>
            <w:r>
              <w:rPr>
                <w:sz w:val="14"/>
                <w:szCs w:val="14"/>
              </w:rPr>
              <w:t>1.28</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CB7C5DF" w14:textId="77777777" w:rsidR="00536A8B" w:rsidRDefault="00000000">
            <w:pPr>
              <w:widowControl w:val="0"/>
              <w:spacing w:line="240" w:lineRule="auto"/>
              <w:jc w:val="center"/>
              <w:rPr>
                <w:sz w:val="20"/>
                <w:szCs w:val="20"/>
              </w:rPr>
            </w:pPr>
            <w:r>
              <w:rPr>
                <w:sz w:val="14"/>
                <w:szCs w:val="14"/>
              </w:rPr>
              <w:t>2.68</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12F0655" w14:textId="77777777" w:rsidR="00536A8B" w:rsidRDefault="00000000">
            <w:pPr>
              <w:widowControl w:val="0"/>
              <w:spacing w:line="240" w:lineRule="auto"/>
              <w:rPr>
                <w:sz w:val="20"/>
                <w:szCs w:val="20"/>
              </w:rPr>
            </w:pPr>
            <w:r>
              <w:rPr>
                <w:sz w:val="14"/>
                <w:szCs w:val="14"/>
              </w:rPr>
              <w:t>Pancreatic triacylglycerol lipase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412AA57" w14:textId="77777777" w:rsidR="00536A8B" w:rsidRDefault="00000000">
            <w:pPr>
              <w:widowControl w:val="0"/>
              <w:spacing w:line="240" w:lineRule="auto"/>
              <w:rPr>
                <w:sz w:val="20"/>
                <w:szCs w:val="20"/>
              </w:rPr>
            </w:pPr>
            <w:r>
              <w:rPr>
                <w:sz w:val="14"/>
                <w:szCs w:val="14"/>
              </w:rPr>
              <w:t>Lipid metabolism</w:t>
            </w:r>
          </w:p>
        </w:tc>
      </w:tr>
      <w:tr w:rsidR="00536A8B" w14:paraId="6985AAD2"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0433FFB" w14:textId="77777777" w:rsidR="00536A8B" w:rsidRDefault="00000000">
            <w:pPr>
              <w:widowControl w:val="0"/>
              <w:spacing w:line="240" w:lineRule="auto"/>
              <w:jc w:val="center"/>
              <w:rPr>
                <w:sz w:val="20"/>
                <w:szCs w:val="20"/>
              </w:rPr>
            </w:pPr>
            <w:r>
              <w:rPr>
                <w:sz w:val="14"/>
                <w:szCs w:val="14"/>
              </w:rPr>
              <w:t>GWK47_018438</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EFA4B8F" w14:textId="77777777" w:rsidR="00536A8B" w:rsidRDefault="00000000">
            <w:pPr>
              <w:widowControl w:val="0"/>
              <w:spacing w:line="240" w:lineRule="auto"/>
              <w:jc w:val="center"/>
              <w:rPr>
                <w:sz w:val="20"/>
                <w:szCs w:val="20"/>
              </w:rPr>
            </w:pPr>
            <w:r>
              <w:rPr>
                <w:sz w:val="14"/>
                <w:szCs w:val="14"/>
              </w:rPr>
              <w:t>Hal</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331A2CF" w14:textId="77777777" w:rsidR="00536A8B" w:rsidRDefault="00000000">
            <w:pPr>
              <w:widowControl w:val="0"/>
              <w:spacing w:line="240" w:lineRule="auto"/>
              <w:jc w:val="center"/>
              <w:rPr>
                <w:sz w:val="20"/>
                <w:szCs w:val="20"/>
              </w:rPr>
            </w:pPr>
            <w:r>
              <w:rPr>
                <w:sz w:val="14"/>
                <w:szCs w:val="14"/>
              </w:rPr>
              <w:t>0.79</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23FD4C4" w14:textId="77777777" w:rsidR="00536A8B" w:rsidRDefault="00000000">
            <w:pPr>
              <w:widowControl w:val="0"/>
              <w:spacing w:line="240" w:lineRule="auto"/>
              <w:jc w:val="center"/>
              <w:rPr>
                <w:sz w:val="20"/>
                <w:szCs w:val="20"/>
              </w:rPr>
            </w:pPr>
            <w:r>
              <w:rPr>
                <w:sz w:val="14"/>
                <w:szCs w:val="14"/>
              </w:rPr>
              <w:t>1.64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5D21674" w14:textId="77777777" w:rsidR="00536A8B" w:rsidRDefault="00000000">
            <w:pPr>
              <w:widowControl w:val="0"/>
              <w:spacing w:line="240" w:lineRule="auto"/>
              <w:rPr>
                <w:sz w:val="20"/>
                <w:szCs w:val="20"/>
              </w:rPr>
            </w:pPr>
            <w:r>
              <w:rPr>
                <w:sz w:val="14"/>
                <w:szCs w:val="14"/>
              </w:rPr>
              <w:t>Histidine ammonia-lyase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7B44346" w14:textId="77777777" w:rsidR="00536A8B" w:rsidRDefault="00000000">
            <w:pPr>
              <w:widowControl w:val="0"/>
              <w:spacing w:line="240" w:lineRule="auto"/>
              <w:rPr>
                <w:sz w:val="20"/>
                <w:szCs w:val="20"/>
              </w:rPr>
            </w:pPr>
            <w:r>
              <w:rPr>
                <w:sz w:val="14"/>
                <w:szCs w:val="14"/>
              </w:rPr>
              <w:t>Amino acid metabolism</w:t>
            </w:r>
          </w:p>
        </w:tc>
      </w:tr>
      <w:tr w:rsidR="00536A8B" w14:paraId="7BF65201"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7F724B0" w14:textId="77777777" w:rsidR="00536A8B" w:rsidRDefault="00000000">
            <w:pPr>
              <w:widowControl w:val="0"/>
              <w:spacing w:line="240" w:lineRule="auto"/>
              <w:jc w:val="center"/>
              <w:rPr>
                <w:sz w:val="20"/>
                <w:szCs w:val="20"/>
              </w:rPr>
            </w:pPr>
            <w:r>
              <w:rPr>
                <w:sz w:val="14"/>
                <w:szCs w:val="14"/>
              </w:rPr>
              <w:t>GWK47_037894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F474B14" w14:textId="77777777" w:rsidR="00536A8B" w:rsidRDefault="00000000">
            <w:pPr>
              <w:widowControl w:val="0"/>
              <w:spacing w:line="240" w:lineRule="auto"/>
              <w:jc w:val="center"/>
              <w:rPr>
                <w:sz w:val="20"/>
                <w:szCs w:val="20"/>
              </w:rPr>
            </w:pPr>
            <w:r>
              <w:rPr>
                <w:sz w:val="14"/>
                <w:szCs w:val="14"/>
              </w:rPr>
              <w:t>chst14</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D18219F" w14:textId="77777777" w:rsidR="00536A8B" w:rsidRDefault="00000000">
            <w:pPr>
              <w:widowControl w:val="0"/>
              <w:spacing w:line="240" w:lineRule="auto"/>
              <w:jc w:val="center"/>
              <w:rPr>
                <w:sz w:val="20"/>
                <w:szCs w:val="20"/>
              </w:rPr>
            </w:pPr>
            <w:r>
              <w:rPr>
                <w:sz w:val="14"/>
                <w:szCs w:val="14"/>
              </w:rPr>
              <w:t>0.86</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1CEA535" w14:textId="77777777" w:rsidR="00536A8B" w:rsidRDefault="00000000">
            <w:pPr>
              <w:widowControl w:val="0"/>
              <w:spacing w:line="240" w:lineRule="auto"/>
              <w:jc w:val="center"/>
              <w:rPr>
                <w:sz w:val="20"/>
                <w:szCs w:val="20"/>
              </w:rPr>
            </w:pPr>
            <w:r>
              <w:rPr>
                <w:sz w:val="14"/>
                <w:szCs w:val="14"/>
              </w:rPr>
              <w:t>1.45</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FA4B0EE" w14:textId="77777777" w:rsidR="00536A8B" w:rsidRDefault="00000000">
            <w:pPr>
              <w:widowControl w:val="0"/>
              <w:spacing w:line="240" w:lineRule="auto"/>
              <w:rPr>
                <w:sz w:val="20"/>
                <w:szCs w:val="20"/>
              </w:rPr>
            </w:pPr>
            <w:r>
              <w:rPr>
                <w:sz w:val="14"/>
                <w:szCs w:val="14"/>
              </w:rPr>
              <w:t>Carbohydrate sulfotransferase 14</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C2469A9" w14:textId="77777777" w:rsidR="00536A8B" w:rsidRDefault="00000000">
            <w:pPr>
              <w:widowControl w:val="0"/>
              <w:spacing w:line="240" w:lineRule="auto"/>
              <w:rPr>
                <w:sz w:val="20"/>
                <w:szCs w:val="20"/>
              </w:rPr>
            </w:pPr>
            <w:r>
              <w:rPr>
                <w:sz w:val="14"/>
                <w:szCs w:val="14"/>
              </w:rPr>
              <w:t>Carbohydrate biosynthesis</w:t>
            </w:r>
          </w:p>
        </w:tc>
      </w:tr>
      <w:tr w:rsidR="00536A8B" w14:paraId="29BCAC77"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3B4F9DC" w14:textId="77777777" w:rsidR="00536A8B" w:rsidRDefault="00000000">
            <w:pPr>
              <w:widowControl w:val="0"/>
              <w:spacing w:line="240" w:lineRule="auto"/>
              <w:jc w:val="center"/>
              <w:rPr>
                <w:sz w:val="20"/>
                <w:szCs w:val="20"/>
              </w:rPr>
            </w:pPr>
            <w:r>
              <w:rPr>
                <w:sz w:val="14"/>
                <w:szCs w:val="14"/>
              </w:rPr>
              <w:t>GWK47_044097</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0E22C63" w14:textId="77777777" w:rsidR="00536A8B" w:rsidRDefault="00536A8B">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FCDA609" w14:textId="77777777" w:rsidR="00536A8B" w:rsidRDefault="00000000">
            <w:pPr>
              <w:widowControl w:val="0"/>
              <w:spacing w:line="240" w:lineRule="auto"/>
              <w:jc w:val="center"/>
              <w:rPr>
                <w:sz w:val="20"/>
                <w:szCs w:val="20"/>
              </w:rPr>
            </w:pPr>
            <w:r>
              <w:rPr>
                <w:sz w:val="14"/>
                <w:szCs w:val="14"/>
              </w:rPr>
              <w:t>1.55</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F677977" w14:textId="77777777" w:rsidR="00536A8B" w:rsidRDefault="00000000">
            <w:pPr>
              <w:widowControl w:val="0"/>
              <w:spacing w:line="240" w:lineRule="auto"/>
              <w:jc w:val="center"/>
              <w:rPr>
                <w:sz w:val="20"/>
                <w:szCs w:val="20"/>
              </w:rPr>
            </w:pPr>
            <w:r>
              <w:rPr>
                <w:sz w:val="14"/>
                <w:szCs w:val="14"/>
              </w:rPr>
              <w:t>2.11</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FABAE09" w14:textId="77777777" w:rsidR="00536A8B" w:rsidRDefault="00000000">
            <w:pPr>
              <w:widowControl w:val="0"/>
              <w:spacing w:line="240" w:lineRule="auto"/>
              <w:rPr>
                <w:sz w:val="20"/>
                <w:szCs w:val="20"/>
              </w:rPr>
            </w:pPr>
            <w:r>
              <w:rPr>
                <w:sz w:val="14"/>
                <w:szCs w:val="14"/>
              </w:rPr>
              <w:t>Protein ALP1-like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8406704" w14:textId="77777777" w:rsidR="00536A8B" w:rsidRDefault="00000000">
            <w:pPr>
              <w:widowControl w:val="0"/>
              <w:spacing w:line="240" w:lineRule="auto"/>
              <w:rPr>
                <w:sz w:val="20"/>
                <w:szCs w:val="20"/>
              </w:rPr>
            </w:pPr>
            <w:r>
              <w:rPr>
                <w:sz w:val="14"/>
                <w:szCs w:val="14"/>
              </w:rPr>
              <w:t>Transcription regulation (likely)</w:t>
            </w:r>
          </w:p>
        </w:tc>
      </w:tr>
      <w:tr w:rsidR="00536A8B" w14:paraId="3BD23C91"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6312AEB" w14:textId="77777777" w:rsidR="00536A8B" w:rsidRDefault="00000000">
            <w:pPr>
              <w:widowControl w:val="0"/>
              <w:spacing w:line="240" w:lineRule="auto"/>
              <w:jc w:val="center"/>
              <w:rPr>
                <w:sz w:val="20"/>
                <w:szCs w:val="20"/>
              </w:rPr>
            </w:pPr>
            <w:r>
              <w:rPr>
                <w:sz w:val="14"/>
                <w:szCs w:val="14"/>
              </w:rPr>
              <w:t>GWK47_027940</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7486378" w14:textId="77777777" w:rsidR="00536A8B" w:rsidRDefault="00000000">
            <w:pPr>
              <w:widowControl w:val="0"/>
              <w:spacing w:line="240" w:lineRule="auto"/>
              <w:jc w:val="center"/>
              <w:rPr>
                <w:sz w:val="20"/>
                <w:szCs w:val="20"/>
              </w:rPr>
            </w:pPr>
            <w:r>
              <w:rPr>
                <w:sz w:val="14"/>
                <w:szCs w:val="14"/>
              </w:rPr>
              <w:t>VDR</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F1CD439" w14:textId="77777777" w:rsidR="00536A8B" w:rsidRDefault="00000000">
            <w:pPr>
              <w:widowControl w:val="0"/>
              <w:spacing w:line="240" w:lineRule="auto"/>
              <w:jc w:val="center"/>
              <w:rPr>
                <w:sz w:val="20"/>
                <w:szCs w:val="20"/>
              </w:rPr>
            </w:pPr>
            <w:r>
              <w:rPr>
                <w:sz w:val="14"/>
                <w:szCs w:val="14"/>
              </w:rPr>
              <w:t>0.60</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006828B" w14:textId="77777777" w:rsidR="00536A8B" w:rsidRDefault="00000000">
            <w:pPr>
              <w:widowControl w:val="0"/>
              <w:spacing w:line="240" w:lineRule="auto"/>
              <w:jc w:val="center"/>
              <w:rPr>
                <w:sz w:val="20"/>
                <w:szCs w:val="20"/>
              </w:rPr>
            </w:pPr>
            <w:r>
              <w:rPr>
                <w:sz w:val="14"/>
                <w:szCs w:val="14"/>
              </w:rPr>
              <w:t>1.99</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4CB07A8" w14:textId="77777777" w:rsidR="00536A8B" w:rsidRDefault="00000000">
            <w:pPr>
              <w:widowControl w:val="0"/>
              <w:spacing w:line="240" w:lineRule="auto"/>
              <w:rPr>
                <w:sz w:val="20"/>
                <w:szCs w:val="20"/>
              </w:rPr>
            </w:pPr>
            <w:r>
              <w:rPr>
                <w:sz w:val="14"/>
                <w:szCs w:val="14"/>
              </w:rPr>
              <w:t>Vitamin D3 receptor</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BF186EE" w14:textId="77777777" w:rsidR="00536A8B" w:rsidRDefault="00000000">
            <w:pPr>
              <w:widowControl w:val="0"/>
              <w:spacing w:line="240" w:lineRule="auto"/>
              <w:rPr>
                <w:sz w:val="20"/>
                <w:szCs w:val="20"/>
              </w:rPr>
            </w:pPr>
            <w:r>
              <w:rPr>
                <w:sz w:val="14"/>
                <w:szCs w:val="14"/>
              </w:rPr>
              <w:t>Transcription regulation</w:t>
            </w:r>
          </w:p>
        </w:tc>
      </w:tr>
      <w:tr w:rsidR="00536A8B" w14:paraId="46979B30"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B6A53EE" w14:textId="77777777" w:rsidR="00536A8B" w:rsidRDefault="00000000">
            <w:pPr>
              <w:widowControl w:val="0"/>
              <w:spacing w:line="240" w:lineRule="auto"/>
              <w:jc w:val="center"/>
              <w:rPr>
                <w:sz w:val="20"/>
                <w:szCs w:val="20"/>
              </w:rPr>
            </w:pPr>
            <w:r>
              <w:rPr>
                <w:sz w:val="14"/>
                <w:szCs w:val="14"/>
              </w:rPr>
              <w:t>GWK47_026454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9228F5B" w14:textId="77777777" w:rsidR="00536A8B" w:rsidRDefault="00000000">
            <w:pPr>
              <w:widowControl w:val="0"/>
              <w:spacing w:line="240" w:lineRule="auto"/>
              <w:jc w:val="center"/>
              <w:rPr>
                <w:sz w:val="20"/>
                <w:szCs w:val="20"/>
              </w:rPr>
            </w:pPr>
            <w:r>
              <w:rPr>
                <w:sz w:val="14"/>
                <w:szCs w:val="14"/>
              </w:rPr>
              <w:t>TGFBI</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DE24AE3" w14:textId="77777777" w:rsidR="00536A8B" w:rsidRDefault="00000000">
            <w:pPr>
              <w:widowControl w:val="0"/>
              <w:spacing w:line="240" w:lineRule="auto"/>
              <w:jc w:val="center"/>
              <w:rPr>
                <w:sz w:val="20"/>
                <w:szCs w:val="20"/>
              </w:rPr>
            </w:pPr>
            <w:r>
              <w:rPr>
                <w:sz w:val="14"/>
                <w:szCs w:val="14"/>
              </w:rPr>
              <w:t>0.54</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D5F9C1D" w14:textId="77777777" w:rsidR="00536A8B" w:rsidRDefault="00000000">
            <w:pPr>
              <w:widowControl w:val="0"/>
              <w:spacing w:line="240" w:lineRule="auto"/>
              <w:jc w:val="center"/>
              <w:rPr>
                <w:sz w:val="20"/>
                <w:szCs w:val="20"/>
              </w:rPr>
            </w:pPr>
            <w:r>
              <w:rPr>
                <w:sz w:val="14"/>
                <w:szCs w:val="14"/>
              </w:rPr>
              <w:t>1.60</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7F4E07A" w14:textId="77777777" w:rsidR="00536A8B" w:rsidRDefault="00000000">
            <w:pPr>
              <w:widowControl w:val="0"/>
              <w:spacing w:line="240" w:lineRule="auto"/>
              <w:rPr>
                <w:sz w:val="20"/>
                <w:szCs w:val="20"/>
              </w:rPr>
            </w:pPr>
            <w:r>
              <w:rPr>
                <w:sz w:val="14"/>
                <w:szCs w:val="14"/>
              </w:rPr>
              <w:t>Transforming growth factor-beta-induced protein ig-h3</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85456ED" w14:textId="77777777" w:rsidR="00536A8B" w:rsidRDefault="00000000">
            <w:pPr>
              <w:widowControl w:val="0"/>
              <w:spacing w:line="240" w:lineRule="auto"/>
              <w:rPr>
                <w:sz w:val="20"/>
                <w:szCs w:val="20"/>
              </w:rPr>
            </w:pPr>
            <w:r>
              <w:rPr>
                <w:sz w:val="14"/>
                <w:szCs w:val="14"/>
              </w:rPr>
              <w:t>Cell adhesion</w:t>
            </w:r>
          </w:p>
        </w:tc>
      </w:tr>
      <w:tr w:rsidR="00536A8B" w14:paraId="66E246DC"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1295927" w14:textId="77777777" w:rsidR="00536A8B" w:rsidRDefault="00000000">
            <w:pPr>
              <w:widowControl w:val="0"/>
              <w:spacing w:line="240" w:lineRule="auto"/>
              <w:jc w:val="center"/>
              <w:rPr>
                <w:sz w:val="20"/>
                <w:szCs w:val="20"/>
              </w:rPr>
            </w:pPr>
            <w:r>
              <w:rPr>
                <w:sz w:val="14"/>
                <w:szCs w:val="14"/>
              </w:rPr>
              <w:t>GWK47_043346</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A4E0967" w14:textId="77777777" w:rsidR="00536A8B" w:rsidRDefault="00000000">
            <w:pPr>
              <w:widowControl w:val="0"/>
              <w:spacing w:line="240" w:lineRule="auto"/>
              <w:jc w:val="center"/>
              <w:rPr>
                <w:sz w:val="20"/>
                <w:szCs w:val="20"/>
              </w:rPr>
            </w:pPr>
            <w:r>
              <w:rPr>
                <w:sz w:val="14"/>
                <w:szCs w:val="14"/>
              </w:rPr>
              <w:t>olpB_2</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ECBA542" w14:textId="77777777" w:rsidR="00536A8B" w:rsidRDefault="00000000">
            <w:pPr>
              <w:widowControl w:val="0"/>
              <w:spacing w:line="240" w:lineRule="auto"/>
              <w:jc w:val="center"/>
              <w:rPr>
                <w:sz w:val="20"/>
                <w:szCs w:val="20"/>
              </w:rPr>
            </w:pPr>
            <w:r>
              <w:rPr>
                <w:sz w:val="14"/>
                <w:szCs w:val="14"/>
              </w:rPr>
              <w:t>0.95</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58FC3F1" w14:textId="77777777" w:rsidR="00536A8B" w:rsidRDefault="00000000">
            <w:pPr>
              <w:widowControl w:val="0"/>
              <w:spacing w:line="240" w:lineRule="auto"/>
              <w:jc w:val="center"/>
              <w:rPr>
                <w:sz w:val="20"/>
                <w:szCs w:val="20"/>
              </w:rPr>
            </w:pPr>
            <w:r>
              <w:rPr>
                <w:sz w:val="14"/>
                <w:szCs w:val="14"/>
              </w:rPr>
              <w:t>2.15</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75CF521" w14:textId="77777777" w:rsidR="00536A8B" w:rsidRDefault="00000000">
            <w:pPr>
              <w:widowControl w:val="0"/>
              <w:spacing w:line="240" w:lineRule="auto"/>
              <w:rPr>
                <w:sz w:val="20"/>
                <w:szCs w:val="20"/>
              </w:rPr>
            </w:pPr>
            <w:r>
              <w:rPr>
                <w:sz w:val="14"/>
                <w:szCs w:val="14"/>
              </w:rPr>
              <w:t>Cell surface glycoprotein 1</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434C124" w14:textId="77777777" w:rsidR="00536A8B" w:rsidRDefault="00000000">
            <w:pPr>
              <w:widowControl w:val="0"/>
              <w:spacing w:line="240" w:lineRule="auto"/>
              <w:rPr>
                <w:sz w:val="20"/>
                <w:szCs w:val="20"/>
              </w:rPr>
            </w:pPr>
            <w:r>
              <w:rPr>
                <w:sz w:val="14"/>
                <w:szCs w:val="14"/>
              </w:rPr>
              <w:t>Cell adhesion</w:t>
            </w:r>
          </w:p>
        </w:tc>
      </w:tr>
      <w:tr w:rsidR="00536A8B" w14:paraId="592A6D4A"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1C55C63" w14:textId="77777777" w:rsidR="00536A8B" w:rsidRDefault="00000000">
            <w:pPr>
              <w:widowControl w:val="0"/>
              <w:spacing w:line="240" w:lineRule="auto"/>
              <w:jc w:val="center"/>
              <w:rPr>
                <w:sz w:val="20"/>
                <w:szCs w:val="20"/>
              </w:rPr>
            </w:pPr>
            <w:r>
              <w:rPr>
                <w:sz w:val="14"/>
                <w:szCs w:val="14"/>
              </w:rPr>
              <w:t>GWK47_020793</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B75FC1C" w14:textId="77777777" w:rsidR="00536A8B" w:rsidRDefault="00000000">
            <w:pPr>
              <w:widowControl w:val="0"/>
              <w:spacing w:line="240" w:lineRule="auto"/>
              <w:jc w:val="center"/>
              <w:rPr>
                <w:sz w:val="20"/>
                <w:szCs w:val="20"/>
              </w:rPr>
            </w:pPr>
            <w:r>
              <w:rPr>
                <w:sz w:val="14"/>
                <w:szCs w:val="14"/>
              </w:rPr>
              <w:t>CSGALNACT2</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8559636" w14:textId="77777777" w:rsidR="00536A8B" w:rsidRDefault="00000000">
            <w:pPr>
              <w:widowControl w:val="0"/>
              <w:spacing w:line="240" w:lineRule="auto"/>
              <w:jc w:val="center"/>
              <w:rPr>
                <w:sz w:val="20"/>
                <w:szCs w:val="20"/>
              </w:rPr>
            </w:pPr>
            <w:r>
              <w:rPr>
                <w:sz w:val="14"/>
                <w:szCs w:val="14"/>
              </w:rPr>
              <w:t>0.58</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6707FDD" w14:textId="77777777" w:rsidR="00536A8B" w:rsidRDefault="00000000">
            <w:pPr>
              <w:widowControl w:val="0"/>
              <w:spacing w:line="240" w:lineRule="auto"/>
              <w:jc w:val="center"/>
              <w:rPr>
                <w:sz w:val="20"/>
                <w:szCs w:val="20"/>
              </w:rPr>
            </w:pPr>
            <w:r>
              <w:rPr>
                <w:sz w:val="14"/>
                <w:szCs w:val="14"/>
              </w:rPr>
              <w:t>1.64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4E630DB" w14:textId="77777777" w:rsidR="00536A8B" w:rsidRDefault="00000000">
            <w:pPr>
              <w:widowControl w:val="0"/>
              <w:spacing w:line="240" w:lineRule="auto"/>
              <w:rPr>
                <w:sz w:val="20"/>
                <w:szCs w:val="20"/>
              </w:rPr>
            </w:pPr>
            <w:r>
              <w:rPr>
                <w:sz w:val="14"/>
                <w:szCs w:val="14"/>
              </w:rPr>
              <w:t>Chondroitin sulfate N-</w:t>
            </w:r>
            <w:proofErr w:type="spellStart"/>
            <w:r>
              <w:rPr>
                <w:sz w:val="14"/>
                <w:szCs w:val="14"/>
              </w:rPr>
              <w:t>acetylgalactosaminyltransferase</w:t>
            </w:r>
            <w:proofErr w:type="spellEnd"/>
            <w:r>
              <w:rPr>
                <w:sz w:val="14"/>
                <w:szCs w:val="14"/>
              </w:rPr>
              <w:t xml:space="preserve"> 2</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DED06CC" w14:textId="77777777" w:rsidR="00536A8B" w:rsidRDefault="00000000">
            <w:pPr>
              <w:widowControl w:val="0"/>
              <w:spacing w:line="240" w:lineRule="auto"/>
              <w:rPr>
                <w:sz w:val="20"/>
                <w:szCs w:val="20"/>
              </w:rPr>
            </w:pPr>
            <w:r>
              <w:rPr>
                <w:sz w:val="14"/>
                <w:szCs w:val="14"/>
              </w:rPr>
              <w:t>Glycoprotein biosynthesis</w:t>
            </w:r>
          </w:p>
        </w:tc>
      </w:tr>
      <w:tr w:rsidR="00536A8B" w14:paraId="62389F35"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BAF9E07" w14:textId="77777777" w:rsidR="00536A8B" w:rsidRDefault="00000000">
            <w:pPr>
              <w:widowControl w:val="0"/>
              <w:spacing w:line="240" w:lineRule="auto"/>
              <w:jc w:val="center"/>
              <w:rPr>
                <w:sz w:val="20"/>
                <w:szCs w:val="20"/>
              </w:rPr>
            </w:pPr>
            <w:r>
              <w:rPr>
                <w:sz w:val="14"/>
                <w:szCs w:val="14"/>
              </w:rPr>
              <w:t>GWK47_043379</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B4E4CD5" w14:textId="77777777" w:rsidR="00536A8B" w:rsidRDefault="00000000">
            <w:pPr>
              <w:widowControl w:val="0"/>
              <w:spacing w:line="240" w:lineRule="auto"/>
              <w:jc w:val="center"/>
              <w:rPr>
                <w:sz w:val="20"/>
                <w:szCs w:val="20"/>
              </w:rPr>
            </w:pPr>
            <w:r>
              <w:rPr>
                <w:sz w:val="14"/>
                <w:szCs w:val="14"/>
              </w:rPr>
              <w:t>sls_5</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5E65C7F" w14:textId="77777777" w:rsidR="00536A8B" w:rsidRDefault="00000000">
            <w:pPr>
              <w:widowControl w:val="0"/>
              <w:spacing w:line="240" w:lineRule="auto"/>
              <w:jc w:val="center"/>
              <w:rPr>
                <w:sz w:val="20"/>
                <w:szCs w:val="20"/>
              </w:rPr>
            </w:pPr>
            <w:r>
              <w:rPr>
                <w:sz w:val="14"/>
                <w:szCs w:val="14"/>
              </w:rPr>
              <w:t>0.54</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1775B2A" w14:textId="77777777" w:rsidR="00536A8B" w:rsidRDefault="00000000">
            <w:pPr>
              <w:widowControl w:val="0"/>
              <w:spacing w:line="240" w:lineRule="auto"/>
              <w:jc w:val="center"/>
              <w:rPr>
                <w:sz w:val="20"/>
                <w:szCs w:val="20"/>
              </w:rPr>
            </w:pPr>
            <w:r>
              <w:rPr>
                <w:sz w:val="14"/>
                <w:szCs w:val="14"/>
              </w:rPr>
              <w:t>1.61</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AF12ACD" w14:textId="77777777" w:rsidR="00536A8B" w:rsidRDefault="00000000">
            <w:pPr>
              <w:widowControl w:val="0"/>
              <w:spacing w:line="240" w:lineRule="auto"/>
              <w:rPr>
                <w:sz w:val="20"/>
                <w:szCs w:val="20"/>
              </w:rPr>
            </w:pPr>
            <w:r>
              <w:rPr>
                <w:sz w:val="14"/>
                <w:szCs w:val="14"/>
              </w:rPr>
              <w:t>Titin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10404CB" w14:textId="77777777" w:rsidR="00536A8B" w:rsidRDefault="00000000">
            <w:pPr>
              <w:widowControl w:val="0"/>
              <w:spacing w:line="240" w:lineRule="auto"/>
              <w:rPr>
                <w:sz w:val="20"/>
                <w:szCs w:val="20"/>
              </w:rPr>
            </w:pPr>
            <w:r>
              <w:rPr>
                <w:sz w:val="14"/>
                <w:szCs w:val="14"/>
              </w:rPr>
              <w:t>Muscle structure and contraction</w:t>
            </w:r>
          </w:p>
        </w:tc>
      </w:tr>
      <w:tr w:rsidR="00536A8B" w14:paraId="054EEBC8"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140AEB0" w14:textId="77777777" w:rsidR="00536A8B" w:rsidRDefault="00000000">
            <w:pPr>
              <w:widowControl w:val="0"/>
              <w:spacing w:line="240" w:lineRule="auto"/>
              <w:jc w:val="center"/>
              <w:rPr>
                <w:sz w:val="20"/>
                <w:szCs w:val="20"/>
              </w:rPr>
            </w:pPr>
            <w:r>
              <w:rPr>
                <w:sz w:val="14"/>
                <w:szCs w:val="14"/>
              </w:rPr>
              <w:t>GWK47_055061</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97A6823" w14:textId="77777777" w:rsidR="00536A8B" w:rsidRDefault="00000000">
            <w:pPr>
              <w:widowControl w:val="0"/>
              <w:spacing w:line="240" w:lineRule="auto"/>
              <w:jc w:val="center"/>
              <w:rPr>
                <w:sz w:val="20"/>
                <w:szCs w:val="20"/>
              </w:rPr>
            </w:pPr>
            <w:r>
              <w:rPr>
                <w:sz w:val="14"/>
                <w:szCs w:val="14"/>
              </w:rPr>
              <w:t>unc-22_9</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7F9C429" w14:textId="77777777" w:rsidR="00536A8B" w:rsidRDefault="00000000">
            <w:pPr>
              <w:widowControl w:val="0"/>
              <w:spacing w:line="240" w:lineRule="auto"/>
              <w:jc w:val="center"/>
              <w:rPr>
                <w:sz w:val="20"/>
                <w:szCs w:val="20"/>
              </w:rPr>
            </w:pPr>
            <w:r>
              <w:rPr>
                <w:sz w:val="14"/>
                <w:szCs w:val="14"/>
              </w:rPr>
              <w:t>0.53</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3E70A46" w14:textId="77777777" w:rsidR="00536A8B" w:rsidRDefault="00000000">
            <w:pPr>
              <w:widowControl w:val="0"/>
              <w:spacing w:line="240" w:lineRule="auto"/>
              <w:jc w:val="center"/>
              <w:rPr>
                <w:sz w:val="20"/>
                <w:szCs w:val="20"/>
              </w:rPr>
            </w:pPr>
            <w:r>
              <w:rPr>
                <w:sz w:val="14"/>
                <w:szCs w:val="14"/>
              </w:rPr>
              <w:t>1.94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181EDCF" w14:textId="77777777" w:rsidR="00536A8B" w:rsidRDefault="00000000">
            <w:pPr>
              <w:widowControl w:val="0"/>
              <w:spacing w:line="240" w:lineRule="auto"/>
              <w:rPr>
                <w:sz w:val="20"/>
                <w:szCs w:val="20"/>
              </w:rPr>
            </w:pPr>
            <w:r>
              <w:rPr>
                <w:sz w:val="14"/>
                <w:szCs w:val="14"/>
              </w:rPr>
              <w:t>Twitchin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08CD187" w14:textId="77777777" w:rsidR="00536A8B" w:rsidRDefault="00000000">
            <w:pPr>
              <w:widowControl w:val="0"/>
              <w:spacing w:line="240" w:lineRule="auto"/>
              <w:rPr>
                <w:sz w:val="20"/>
                <w:szCs w:val="20"/>
              </w:rPr>
            </w:pPr>
            <w:r>
              <w:rPr>
                <w:sz w:val="14"/>
                <w:szCs w:val="14"/>
              </w:rPr>
              <w:t>Muscle contraction, sarcomere organization</w:t>
            </w:r>
          </w:p>
        </w:tc>
      </w:tr>
      <w:tr w:rsidR="00536A8B" w14:paraId="526246ED"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FB812ED" w14:textId="77777777" w:rsidR="00536A8B" w:rsidRDefault="00000000">
            <w:pPr>
              <w:widowControl w:val="0"/>
              <w:spacing w:line="240" w:lineRule="auto"/>
              <w:jc w:val="center"/>
              <w:rPr>
                <w:sz w:val="20"/>
                <w:szCs w:val="20"/>
              </w:rPr>
            </w:pPr>
            <w:r>
              <w:rPr>
                <w:sz w:val="14"/>
                <w:szCs w:val="14"/>
              </w:rPr>
              <w:t>GWK47_002621</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3BADB94" w14:textId="77777777" w:rsidR="00536A8B" w:rsidRDefault="00536A8B">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2866934" w14:textId="77777777" w:rsidR="00536A8B" w:rsidRDefault="00000000">
            <w:pPr>
              <w:widowControl w:val="0"/>
              <w:spacing w:line="240" w:lineRule="auto"/>
              <w:jc w:val="center"/>
              <w:rPr>
                <w:sz w:val="20"/>
                <w:szCs w:val="20"/>
              </w:rPr>
            </w:pPr>
            <w:r>
              <w:rPr>
                <w:sz w:val="14"/>
                <w:szCs w:val="14"/>
              </w:rPr>
              <w:t>1.60</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97E9859" w14:textId="77777777" w:rsidR="00536A8B" w:rsidRDefault="00000000">
            <w:pPr>
              <w:widowControl w:val="0"/>
              <w:spacing w:line="240" w:lineRule="auto"/>
              <w:jc w:val="center"/>
              <w:rPr>
                <w:sz w:val="20"/>
                <w:szCs w:val="20"/>
              </w:rPr>
            </w:pPr>
            <w:r>
              <w:rPr>
                <w:sz w:val="14"/>
                <w:szCs w:val="14"/>
              </w:rPr>
              <w:t>1.64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8A791D6" w14:textId="77777777" w:rsidR="00536A8B"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F9280C2" w14:textId="77777777" w:rsidR="00536A8B" w:rsidRDefault="00000000">
            <w:pPr>
              <w:widowControl w:val="0"/>
              <w:spacing w:line="240" w:lineRule="auto"/>
              <w:rPr>
                <w:sz w:val="20"/>
                <w:szCs w:val="20"/>
              </w:rPr>
            </w:pPr>
            <w:r>
              <w:rPr>
                <w:sz w:val="14"/>
                <w:szCs w:val="14"/>
              </w:rPr>
              <w:t>Uncharacterized</w:t>
            </w:r>
          </w:p>
        </w:tc>
      </w:tr>
      <w:tr w:rsidR="00536A8B" w14:paraId="4D61FE92"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F47D1A2" w14:textId="77777777" w:rsidR="00536A8B" w:rsidRDefault="00000000">
            <w:pPr>
              <w:widowControl w:val="0"/>
              <w:spacing w:line="240" w:lineRule="auto"/>
              <w:jc w:val="center"/>
              <w:rPr>
                <w:sz w:val="20"/>
                <w:szCs w:val="20"/>
              </w:rPr>
            </w:pPr>
            <w:r>
              <w:rPr>
                <w:sz w:val="14"/>
                <w:szCs w:val="14"/>
              </w:rPr>
              <w:t>GWK47_039428</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141FE08" w14:textId="77777777" w:rsidR="00536A8B" w:rsidRDefault="00536A8B">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BBB4C00" w14:textId="77777777" w:rsidR="00536A8B" w:rsidRDefault="00000000">
            <w:pPr>
              <w:widowControl w:val="0"/>
              <w:spacing w:line="240" w:lineRule="auto"/>
              <w:jc w:val="center"/>
              <w:rPr>
                <w:sz w:val="20"/>
                <w:szCs w:val="20"/>
              </w:rPr>
            </w:pPr>
            <w:r>
              <w:rPr>
                <w:sz w:val="14"/>
                <w:szCs w:val="14"/>
              </w:rPr>
              <w:t>1.46</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B5F86B2" w14:textId="77777777" w:rsidR="00536A8B" w:rsidRDefault="00000000">
            <w:pPr>
              <w:widowControl w:val="0"/>
              <w:spacing w:line="240" w:lineRule="auto"/>
              <w:jc w:val="center"/>
              <w:rPr>
                <w:sz w:val="20"/>
                <w:szCs w:val="20"/>
              </w:rPr>
            </w:pPr>
            <w:r>
              <w:rPr>
                <w:sz w:val="14"/>
                <w:szCs w:val="14"/>
              </w:rPr>
              <w:t>1.96</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ABF4DAD" w14:textId="77777777" w:rsidR="00536A8B"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813DF16" w14:textId="77777777" w:rsidR="00536A8B" w:rsidRDefault="00000000">
            <w:pPr>
              <w:widowControl w:val="0"/>
              <w:spacing w:line="240" w:lineRule="auto"/>
              <w:rPr>
                <w:sz w:val="20"/>
                <w:szCs w:val="20"/>
              </w:rPr>
            </w:pPr>
            <w:r>
              <w:rPr>
                <w:sz w:val="14"/>
                <w:szCs w:val="14"/>
              </w:rPr>
              <w:t>Uncharacterized</w:t>
            </w:r>
          </w:p>
        </w:tc>
      </w:tr>
      <w:tr w:rsidR="00536A8B" w14:paraId="268E4953"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3700DFE" w14:textId="77777777" w:rsidR="00536A8B" w:rsidRDefault="00000000">
            <w:pPr>
              <w:widowControl w:val="0"/>
              <w:spacing w:line="240" w:lineRule="auto"/>
              <w:jc w:val="center"/>
              <w:rPr>
                <w:sz w:val="20"/>
                <w:szCs w:val="20"/>
              </w:rPr>
            </w:pPr>
            <w:r>
              <w:rPr>
                <w:sz w:val="14"/>
                <w:szCs w:val="14"/>
              </w:rPr>
              <w:t>GWK47_044956</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CD592C7" w14:textId="77777777" w:rsidR="00536A8B" w:rsidRDefault="00536A8B">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86CBD66" w14:textId="77777777" w:rsidR="00536A8B" w:rsidRDefault="00000000">
            <w:pPr>
              <w:widowControl w:val="0"/>
              <w:spacing w:line="240" w:lineRule="auto"/>
              <w:jc w:val="center"/>
              <w:rPr>
                <w:sz w:val="20"/>
                <w:szCs w:val="20"/>
              </w:rPr>
            </w:pPr>
            <w:r>
              <w:rPr>
                <w:sz w:val="14"/>
                <w:szCs w:val="14"/>
              </w:rPr>
              <w:t>1.04</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EAADB7B" w14:textId="77777777" w:rsidR="00536A8B" w:rsidRDefault="00000000">
            <w:pPr>
              <w:widowControl w:val="0"/>
              <w:spacing w:line="240" w:lineRule="auto"/>
              <w:jc w:val="center"/>
              <w:rPr>
                <w:sz w:val="20"/>
                <w:szCs w:val="20"/>
              </w:rPr>
            </w:pPr>
            <w:r>
              <w:rPr>
                <w:sz w:val="14"/>
                <w:szCs w:val="14"/>
              </w:rPr>
              <w:t>1.81</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BB2C6F6" w14:textId="77777777" w:rsidR="00536A8B"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487BDEF" w14:textId="77777777" w:rsidR="00536A8B" w:rsidRDefault="00000000">
            <w:pPr>
              <w:widowControl w:val="0"/>
              <w:spacing w:line="240" w:lineRule="auto"/>
              <w:rPr>
                <w:sz w:val="20"/>
                <w:szCs w:val="20"/>
              </w:rPr>
            </w:pPr>
            <w:r>
              <w:rPr>
                <w:sz w:val="14"/>
                <w:szCs w:val="14"/>
              </w:rPr>
              <w:t>Uncharacterized</w:t>
            </w:r>
          </w:p>
        </w:tc>
      </w:tr>
      <w:tr w:rsidR="00536A8B" w14:paraId="7CDA5341"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B9FC447" w14:textId="77777777" w:rsidR="00536A8B" w:rsidRDefault="00000000">
            <w:pPr>
              <w:widowControl w:val="0"/>
              <w:spacing w:line="240" w:lineRule="auto"/>
              <w:jc w:val="center"/>
              <w:rPr>
                <w:sz w:val="20"/>
                <w:szCs w:val="20"/>
              </w:rPr>
            </w:pPr>
            <w:r>
              <w:rPr>
                <w:sz w:val="14"/>
                <w:szCs w:val="14"/>
              </w:rPr>
              <w:t>GWK47_002357</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B39AA70" w14:textId="77777777" w:rsidR="00536A8B" w:rsidRDefault="00536A8B">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E4C71F0" w14:textId="77777777" w:rsidR="00536A8B" w:rsidRDefault="00000000">
            <w:pPr>
              <w:widowControl w:val="0"/>
              <w:spacing w:line="240" w:lineRule="auto"/>
              <w:jc w:val="center"/>
              <w:rPr>
                <w:sz w:val="20"/>
                <w:szCs w:val="20"/>
              </w:rPr>
            </w:pPr>
            <w:r>
              <w:rPr>
                <w:sz w:val="14"/>
                <w:szCs w:val="14"/>
              </w:rPr>
              <w:t>0.89</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5BBE9B8" w14:textId="77777777" w:rsidR="00536A8B" w:rsidRDefault="00000000">
            <w:pPr>
              <w:widowControl w:val="0"/>
              <w:spacing w:line="240" w:lineRule="auto"/>
              <w:jc w:val="center"/>
              <w:rPr>
                <w:sz w:val="20"/>
                <w:szCs w:val="20"/>
              </w:rPr>
            </w:pPr>
            <w:r>
              <w:rPr>
                <w:sz w:val="14"/>
                <w:szCs w:val="14"/>
              </w:rPr>
              <w:t>1.91</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501F01E" w14:textId="77777777" w:rsidR="00536A8B"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6657230" w14:textId="77777777" w:rsidR="00536A8B" w:rsidRDefault="00000000">
            <w:pPr>
              <w:widowControl w:val="0"/>
              <w:spacing w:line="240" w:lineRule="auto"/>
              <w:rPr>
                <w:sz w:val="20"/>
                <w:szCs w:val="20"/>
              </w:rPr>
            </w:pPr>
            <w:r>
              <w:rPr>
                <w:sz w:val="14"/>
                <w:szCs w:val="14"/>
              </w:rPr>
              <w:t>Uncharacterized</w:t>
            </w:r>
          </w:p>
        </w:tc>
      </w:tr>
      <w:tr w:rsidR="00536A8B" w14:paraId="6D58AA8B" w14:textId="77777777">
        <w:trPr>
          <w:trHeight w:val="210"/>
        </w:trPr>
        <w:tc>
          <w:tcPr>
            <w:tcW w:w="11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EB8F12D" w14:textId="77777777" w:rsidR="00536A8B" w:rsidRDefault="00536A8B">
            <w:pPr>
              <w:widowControl w:val="0"/>
              <w:spacing w:line="240" w:lineRule="auto"/>
              <w:rPr>
                <w:sz w:val="4"/>
                <w:szCs w:val="4"/>
              </w:rPr>
            </w:pPr>
          </w:p>
        </w:tc>
        <w:tc>
          <w:tcPr>
            <w:tcW w:w="99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8094241" w14:textId="77777777" w:rsidR="00536A8B" w:rsidRDefault="00536A8B">
            <w:pPr>
              <w:widowControl w:val="0"/>
              <w:spacing w:line="240" w:lineRule="auto"/>
              <w:rPr>
                <w:sz w:val="4"/>
                <w:szCs w:val="4"/>
              </w:rPr>
            </w:pPr>
          </w:p>
        </w:tc>
        <w:tc>
          <w:tcPr>
            <w:tcW w:w="43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163FC1EF" w14:textId="77777777" w:rsidR="00536A8B" w:rsidRDefault="00536A8B">
            <w:pPr>
              <w:widowControl w:val="0"/>
              <w:spacing w:line="240" w:lineRule="auto"/>
              <w:rPr>
                <w:sz w:val="4"/>
                <w:szCs w:val="4"/>
              </w:rPr>
            </w:pPr>
          </w:p>
        </w:tc>
        <w:tc>
          <w:tcPr>
            <w:tcW w:w="5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26FFAD4A" w14:textId="77777777" w:rsidR="00536A8B" w:rsidRDefault="00536A8B">
            <w:pPr>
              <w:widowControl w:val="0"/>
              <w:spacing w:line="240" w:lineRule="auto"/>
              <w:rPr>
                <w:sz w:val="4"/>
                <w:szCs w:val="4"/>
              </w:rPr>
            </w:pPr>
          </w:p>
        </w:tc>
        <w:tc>
          <w:tcPr>
            <w:tcW w:w="3855" w:type="dxa"/>
            <w:tcBorders>
              <w:top w:val="single" w:sz="6" w:space="0" w:color="CCCCCC"/>
              <w:left w:val="single" w:sz="6" w:space="0" w:color="CCCCCC"/>
              <w:bottom w:val="single" w:sz="6" w:space="0" w:color="CCCCCC"/>
              <w:right w:val="single" w:sz="6" w:space="0" w:color="CCCCCC"/>
            </w:tcBorders>
            <w:tcMar>
              <w:top w:w="43" w:type="dxa"/>
              <w:left w:w="43" w:type="dxa"/>
              <w:bottom w:w="43" w:type="dxa"/>
              <w:right w:w="43" w:type="dxa"/>
            </w:tcMar>
            <w:vAlign w:val="center"/>
          </w:tcPr>
          <w:p w14:paraId="39A7C3F4" w14:textId="77777777" w:rsidR="00536A8B" w:rsidRDefault="00536A8B">
            <w:pPr>
              <w:widowControl w:val="0"/>
              <w:spacing w:line="240" w:lineRule="auto"/>
              <w:rPr>
                <w:sz w:val="4"/>
                <w:szCs w:val="4"/>
              </w:rPr>
            </w:pPr>
          </w:p>
        </w:tc>
        <w:tc>
          <w:tcPr>
            <w:tcW w:w="2355" w:type="dxa"/>
            <w:tcBorders>
              <w:top w:val="single" w:sz="6" w:space="0" w:color="CCCCCC"/>
              <w:left w:val="single" w:sz="6" w:space="0" w:color="CCCCCC"/>
              <w:bottom w:val="single" w:sz="6" w:space="0" w:color="CCCCCC"/>
              <w:right w:val="single" w:sz="6" w:space="0" w:color="CCCCCC"/>
            </w:tcBorders>
            <w:tcMar>
              <w:top w:w="43" w:type="dxa"/>
              <w:left w:w="43" w:type="dxa"/>
              <w:bottom w:w="43" w:type="dxa"/>
              <w:right w:w="43" w:type="dxa"/>
            </w:tcMar>
            <w:vAlign w:val="center"/>
          </w:tcPr>
          <w:p w14:paraId="741539D6" w14:textId="77777777" w:rsidR="00536A8B" w:rsidRDefault="00536A8B">
            <w:pPr>
              <w:widowControl w:val="0"/>
              <w:spacing w:line="240" w:lineRule="auto"/>
              <w:rPr>
                <w:sz w:val="4"/>
                <w:szCs w:val="4"/>
              </w:rPr>
            </w:pPr>
          </w:p>
        </w:tc>
      </w:tr>
      <w:tr w:rsidR="00536A8B" w14:paraId="21B8A666" w14:textId="77777777">
        <w:trPr>
          <w:trHeight w:val="300"/>
        </w:trPr>
        <w:tc>
          <w:tcPr>
            <w:tcW w:w="9360" w:type="dxa"/>
            <w:gridSpan w:val="6"/>
            <w:tcBorders>
              <w:top w:val="single" w:sz="6" w:space="0" w:color="CCCCCC"/>
              <w:left w:val="single" w:sz="6" w:space="0" w:color="CCCCCC"/>
              <w:bottom w:val="single" w:sz="12" w:space="0" w:color="434343"/>
              <w:right w:val="single" w:sz="6" w:space="0" w:color="CCCCCC"/>
            </w:tcBorders>
            <w:tcMar>
              <w:top w:w="43" w:type="dxa"/>
              <w:left w:w="43" w:type="dxa"/>
              <w:bottom w:w="43" w:type="dxa"/>
              <w:right w:w="43" w:type="dxa"/>
            </w:tcMar>
            <w:vAlign w:val="center"/>
          </w:tcPr>
          <w:p w14:paraId="7D939499" w14:textId="77777777" w:rsidR="00536A8B" w:rsidRDefault="00000000">
            <w:pPr>
              <w:widowControl w:val="0"/>
              <w:spacing w:line="240" w:lineRule="auto"/>
              <w:jc w:val="center"/>
              <w:rPr>
                <w:sz w:val="20"/>
                <w:szCs w:val="20"/>
              </w:rPr>
            </w:pPr>
            <w:r>
              <w:rPr>
                <w:b/>
                <w:bCs/>
                <w:sz w:val="18"/>
                <w:szCs w:val="18"/>
              </w:rPr>
              <w:t>Higher Expression in Chronic Severe OA, Lower in Moderate OA</w:t>
            </w:r>
          </w:p>
        </w:tc>
      </w:tr>
      <w:tr w:rsidR="00536A8B" w14:paraId="1C39E93E"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3D4516D" w14:textId="77777777" w:rsidR="00536A8B" w:rsidRDefault="00000000">
            <w:pPr>
              <w:widowControl w:val="0"/>
              <w:spacing w:line="240" w:lineRule="auto"/>
              <w:jc w:val="center"/>
              <w:rPr>
                <w:sz w:val="20"/>
                <w:szCs w:val="20"/>
              </w:rPr>
            </w:pPr>
            <w:r>
              <w:rPr>
                <w:sz w:val="14"/>
                <w:szCs w:val="14"/>
              </w:rPr>
              <w:t>GWK47_031192</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344892E" w14:textId="77777777" w:rsidR="00536A8B" w:rsidRDefault="00000000">
            <w:pPr>
              <w:widowControl w:val="0"/>
              <w:spacing w:line="240" w:lineRule="auto"/>
              <w:jc w:val="center"/>
              <w:rPr>
                <w:sz w:val="20"/>
                <w:szCs w:val="20"/>
              </w:rPr>
            </w:pPr>
            <w:r>
              <w:rPr>
                <w:sz w:val="14"/>
                <w:szCs w:val="14"/>
              </w:rPr>
              <w:t>CA7</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74F8799" w14:textId="77777777" w:rsidR="00536A8B" w:rsidRDefault="00000000">
            <w:pPr>
              <w:widowControl w:val="0"/>
              <w:spacing w:line="240" w:lineRule="auto"/>
              <w:jc w:val="center"/>
              <w:rPr>
                <w:sz w:val="20"/>
                <w:szCs w:val="20"/>
              </w:rPr>
            </w:pPr>
            <w:r>
              <w:rPr>
                <w:sz w:val="14"/>
                <w:szCs w:val="14"/>
              </w:rPr>
              <w:t>0.59</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111C2EA" w14:textId="77777777" w:rsidR="00536A8B" w:rsidRDefault="00000000">
            <w:pPr>
              <w:widowControl w:val="0"/>
              <w:spacing w:line="240" w:lineRule="auto"/>
              <w:jc w:val="center"/>
              <w:rPr>
                <w:sz w:val="20"/>
                <w:szCs w:val="20"/>
              </w:rPr>
            </w:pPr>
            <w:r>
              <w:rPr>
                <w:sz w:val="14"/>
                <w:szCs w:val="14"/>
              </w:rPr>
              <w:t>1.65</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16F45AE" w14:textId="77777777" w:rsidR="00536A8B" w:rsidRDefault="00000000">
            <w:pPr>
              <w:widowControl w:val="0"/>
              <w:spacing w:line="240" w:lineRule="auto"/>
              <w:rPr>
                <w:sz w:val="20"/>
                <w:szCs w:val="20"/>
              </w:rPr>
            </w:pPr>
            <w:r>
              <w:rPr>
                <w:sz w:val="14"/>
                <w:szCs w:val="14"/>
              </w:rPr>
              <w:t>Carbonic anhydrase 7</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4D0E04E" w14:textId="77777777" w:rsidR="00536A8B" w:rsidRDefault="00000000">
            <w:pPr>
              <w:widowControl w:val="0"/>
              <w:spacing w:line="240" w:lineRule="auto"/>
              <w:rPr>
                <w:sz w:val="20"/>
                <w:szCs w:val="20"/>
              </w:rPr>
            </w:pPr>
            <w:r>
              <w:rPr>
                <w:sz w:val="14"/>
                <w:szCs w:val="14"/>
              </w:rPr>
              <w:t>pH regulation</w:t>
            </w:r>
          </w:p>
        </w:tc>
      </w:tr>
      <w:tr w:rsidR="00536A8B" w14:paraId="32AD9BF3" w14:textId="77777777">
        <w:trPr>
          <w:trHeight w:val="375"/>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4B5A3AC" w14:textId="77777777" w:rsidR="00536A8B" w:rsidRDefault="00000000">
            <w:pPr>
              <w:widowControl w:val="0"/>
              <w:spacing w:line="240" w:lineRule="auto"/>
              <w:jc w:val="center"/>
              <w:rPr>
                <w:sz w:val="20"/>
                <w:szCs w:val="20"/>
              </w:rPr>
            </w:pPr>
            <w:r>
              <w:rPr>
                <w:sz w:val="14"/>
                <w:szCs w:val="14"/>
              </w:rPr>
              <w:t>GWK47_027385</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754E781" w14:textId="77777777" w:rsidR="00536A8B" w:rsidRDefault="00000000">
            <w:pPr>
              <w:widowControl w:val="0"/>
              <w:spacing w:line="240" w:lineRule="auto"/>
              <w:jc w:val="center"/>
              <w:rPr>
                <w:sz w:val="20"/>
                <w:szCs w:val="20"/>
              </w:rPr>
            </w:pPr>
            <w:proofErr w:type="gramStart"/>
            <w:r>
              <w:rPr>
                <w:sz w:val="14"/>
                <w:szCs w:val="14"/>
              </w:rPr>
              <w:t>l(2)</w:t>
            </w:r>
            <w:proofErr w:type="spellStart"/>
            <w:r>
              <w:rPr>
                <w:sz w:val="14"/>
                <w:szCs w:val="14"/>
              </w:rPr>
              <w:t>dtl</w:t>
            </w:r>
            <w:proofErr w:type="spellEnd"/>
            <w:proofErr w:type="gramEnd"/>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F4240F8" w14:textId="77777777" w:rsidR="00536A8B" w:rsidRDefault="00000000">
            <w:pPr>
              <w:widowControl w:val="0"/>
              <w:spacing w:line="240" w:lineRule="auto"/>
              <w:jc w:val="center"/>
              <w:rPr>
                <w:sz w:val="20"/>
                <w:szCs w:val="20"/>
              </w:rPr>
            </w:pPr>
            <w:r>
              <w:rPr>
                <w:sz w:val="14"/>
                <w:szCs w:val="14"/>
              </w:rPr>
              <w:t>0.59</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BC31C5E" w14:textId="77777777" w:rsidR="00536A8B" w:rsidRDefault="00000000">
            <w:pPr>
              <w:widowControl w:val="0"/>
              <w:spacing w:line="240" w:lineRule="auto"/>
              <w:jc w:val="center"/>
              <w:rPr>
                <w:sz w:val="20"/>
                <w:szCs w:val="20"/>
              </w:rPr>
            </w:pPr>
            <w:r>
              <w:rPr>
                <w:sz w:val="14"/>
                <w:szCs w:val="14"/>
              </w:rPr>
              <w:t>1.54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7243DC9" w14:textId="77777777" w:rsidR="00536A8B" w:rsidRDefault="00000000">
            <w:pPr>
              <w:widowControl w:val="0"/>
              <w:spacing w:line="240" w:lineRule="auto"/>
              <w:rPr>
                <w:sz w:val="20"/>
                <w:szCs w:val="20"/>
              </w:rPr>
            </w:pPr>
            <w:r>
              <w:rPr>
                <w:sz w:val="14"/>
                <w:szCs w:val="14"/>
              </w:rPr>
              <w:t xml:space="preserve">Protein </w:t>
            </w:r>
            <w:proofErr w:type="gramStart"/>
            <w:r>
              <w:rPr>
                <w:sz w:val="14"/>
                <w:szCs w:val="14"/>
              </w:rPr>
              <w:t>lethal(2)</w:t>
            </w:r>
            <w:proofErr w:type="spellStart"/>
            <w:r>
              <w:rPr>
                <w:sz w:val="14"/>
                <w:szCs w:val="14"/>
              </w:rPr>
              <w:t>denticleless</w:t>
            </w:r>
            <w:proofErr w:type="spellEnd"/>
            <w:proofErr w:type="gramEnd"/>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462F069" w14:textId="77777777" w:rsidR="00536A8B" w:rsidRDefault="00000000">
            <w:pPr>
              <w:widowControl w:val="0"/>
              <w:spacing w:line="240" w:lineRule="auto"/>
              <w:rPr>
                <w:sz w:val="20"/>
                <w:szCs w:val="20"/>
              </w:rPr>
            </w:pPr>
            <w:r>
              <w:rPr>
                <w:sz w:val="14"/>
                <w:szCs w:val="14"/>
              </w:rPr>
              <w:t>DNA-damage checkpoint, protein ubiquitination</w:t>
            </w:r>
          </w:p>
        </w:tc>
      </w:tr>
      <w:tr w:rsidR="00536A8B" w14:paraId="7EF03D37"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9448EC5" w14:textId="77777777" w:rsidR="00536A8B" w:rsidRDefault="00000000">
            <w:pPr>
              <w:widowControl w:val="0"/>
              <w:spacing w:line="240" w:lineRule="auto"/>
              <w:jc w:val="center"/>
              <w:rPr>
                <w:sz w:val="20"/>
                <w:szCs w:val="20"/>
              </w:rPr>
            </w:pPr>
            <w:r>
              <w:rPr>
                <w:sz w:val="14"/>
                <w:szCs w:val="14"/>
              </w:rPr>
              <w:t>GWK47_000589</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625FF12" w14:textId="77777777" w:rsidR="00536A8B" w:rsidRDefault="00000000">
            <w:pPr>
              <w:widowControl w:val="0"/>
              <w:spacing w:line="240" w:lineRule="auto"/>
              <w:jc w:val="center"/>
              <w:rPr>
                <w:sz w:val="20"/>
                <w:szCs w:val="20"/>
              </w:rPr>
            </w:pPr>
            <w:r>
              <w:rPr>
                <w:sz w:val="14"/>
                <w:szCs w:val="14"/>
              </w:rPr>
              <w:t>MSH2</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AB737C5" w14:textId="77777777" w:rsidR="00536A8B" w:rsidRDefault="00000000">
            <w:pPr>
              <w:widowControl w:val="0"/>
              <w:spacing w:line="240" w:lineRule="auto"/>
              <w:jc w:val="center"/>
              <w:rPr>
                <w:sz w:val="20"/>
                <w:szCs w:val="20"/>
              </w:rPr>
            </w:pPr>
            <w:r>
              <w:rPr>
                <w:sz w:val="14"/>
                <w:szCs w:val="14"/>
              </w:rPr>
              <w:t>0.51</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1E35F6D" w14:textId="77777777" w:rsidR="00536A8B" w:rsidRDefault="00000000">
            <w:pPr>
              <w:widowControl w:val="0"/>
              <w:spacing w:line="240" w:lineRule="auto"/>
              <w:jc w:val="center"/>
              <w:rPr>
                <w:sz w:val="20"/>
                <w:szCs w:val="20"/>
              </w:rPr>
            </w:pPr>
            <w:r>
              <w:rPr>
                <w:sz w:val="14"/>
                <w:szCs w:val="14"/>
              </w:rPr>
              <w:t>2.97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AD0B0CA" w14:textId="77777777" w:rsidR="00536A8B" w:rsidRDefault="00000000">
            <w:pPr>
              <w:widowControl w:val="0"/>
              <w:spacing w:line="240" w:lineRule="auto"/>
              <w:rPr>
                <w:sz w:val="20"/>
                <w:szCs w:val="20"/>
              </w:rPr>
            </w:pPr>
            <w:r>
              <w:rPr>
                <w:sz w:val="14"/>
                <w:szCs w:val="14"/>
              </w:rPr>
              <w:t>DNA mismatch repair protein Msh2</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31B0734" w14:textId="77777777" w:rsidR="00536A8B" w:rsidRDefault="00000000">
            <w:pPr>
              <w:widowControl w:val="0"/>
              <w:spacing w:line="240" w:lineRule="auto"/>
              <w:rPr>
                <w:sz w:val="20"/>
                <w:szCs w:val="20"/>
              </w:rPr>
            </w:pPr>
            <w:r>
              <w:rPr>
                <w:sz w:val="14"/>
                <w:szCs w:val="14"/>
              </w:rPr>
              <w:t>DNA repair</w:t>
            </w:r>
          </w:p>
        </w:tc>
      </w:tr>
      <w:tr w:rsidR="00536A8B" w14:paraId="0AB0E8B9"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1695353" w14:textId="77777777" w:rsidR="00536A8B" w:rsidRDefault="00000000">
            <w:pPr>
              <w:widowControl w:val="0"/>
              <w:spacing w:line="240" w:lineRule="auto"/>
              <w:jc w:val="center"/>
              <w:rPr>
                <w:sz w:val="20"/>
                <w:szCs w:val="20"/>
              </w:rPr>
            </w:pPr>
            <w:r>
              <w:rPr>
                <w:sz w:val="14"/>
                <w:szCs w:val="14"/>
              </w:rPr>
              <w:t>GWK47_046856</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0AE8A2B" w14:textId="77777777" w:rsidR="00536A8B" w:rsidRDefault="00000000">
            <w:pPr>
              <w:widowControl w:val="0"/>
              <w:spacing w:line="240" w:lineRule="auto"/>
              <w:jc w:val="center"/>
              <w:rPr>
                <w:sz w:val="20"/>
                <w:szCs w:val="20"/>
              </w:rPr>
            </w:pPr>
            <w:r>
              <w:rPr>
                <w:sz w:val="14"/>
                <w:szCs w:val="14"/>
              </w:rPr>
              <w:t>ZFAND2B</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2F7667D" w14:textId="77777777" w:rsidR="00536A8B" w:rsidRDefault="00000000">
            <w:pPr>
              <w:widowControl w:val="0"/>
              <w:spacing w:line="240" w:lineRule="auto"/>
              <w:jc w:val="center"/>
              <w:rPr>
                <w:sz w:val="20"/>
                <w:szCs w:val="20"/>
              </w:rPr>
            </w:pPr>
            <w:r>
              <w:rPr>
                <w:sz w:val="14"/>
                <w:szCs w:val="14"/>
              </w:rPr>
              <w:t>0.71</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823C591" w14:textId="77777777" w:rsidR="00536A8B" w:rsidRDefault="00000000">
            <w:pPr>
              <w:widowControl w:val="0"/>
              <w:spacing w:line="240" w:lineRule="auto"/>
              <w:jc w:val="center"/>
              <w:rPr>
                <w:sz w:val="20"/>
                <w:szCs w:val="20"/>
              </w:rPr>
            </w:pPr>
            <w:r>
              <w:rPr>
                <w:sz w:val="14"/>
                <w:szCs w:val="14"/>
              </w:rPr>
              <w:t>1.64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F5F24B1" w14:textId="77777777" w:rsidR="00536A8B" w:rsidRDefault="00000000">
            <w:pPr>
              <w:widowControl w:val="0"/>
              <w:spacing w:line="240" w:lineRule="auto"/>
              <w:rPr>
                <w:sz w:val="20"/>
                <w:szCs w:val="20"/>
              </w:rPr>
            </w:pPr>
            <w:r>
              <w:rPr>
                <w:sz w:val="14"/>
                <w:szCs w:val="14"/>
              </w:rPr>
              <w:t>AN1-type zinc finger protein 2B</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00F6C0D" w14:textId="77777777" w:rsidR="00536A8B" w:rsidRDefault="00000000">
            <w:pPr>
              <w:widowControl w:val="0"/>
              <w:spacing w:line="240" w:lineRule="auto"/>
              <w:rPr>
                <w:sz w:val="20"/>
                <w:szCs w:val="20"/>
              </w:rPr>
            </w:pPr>
            <w:r>
              <w:rPr>
                <w:sz w:val="14"/>
                <w:szCs w:val="14"/>
              </w:rPr>
              <w:t>Protein degradation</w:t>
            </w:r>
          </w:p>
        </w:tc>
      </w:tr>
      <w:tr w:rsidR="00536A8B" w14:paraId="17171CD9"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FDCA4F3" w14:textId="77777777" w:rsidR="00536A8B" w:rsidRDefault="00000000">
            <w:pPr>
              <w:widowControl w:val="0"/>
              <w:spacing w:line="240" w:lineRule="auto"/>
              <w:jc w:val="center"/>
              <w:rPr>
                <w:sz w:val="20"/>
                <w:szCs w:val="20"/>
              </w:rPr>
            </w:pPr>
            <w:r>
              <w:rPr>
                <w:sz w:val="14"/>
                <w:szCs w:val="14"/>
              </w:rPr>
              <w:t>GWK47_033734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EB0CA68" w14:textId="77777777" w:rsidR="00536A8B" w:rsidRDefault="00000000">
            <w:pPr>
              <w:widowControl w:val="0"/>
              <w:spacing w:line="240" w:lineRule="auto"/>
              <w:jc w:val="center"/>
              <w:rPr>
                <w:sz w:val="20"/>
                <w:szCs w:val="20"/>
              </w:rPr>
            </w:pPr>
            <w:r>
              <w:rPr>
                <w:sz w:val="14"/>
                <w:szCs w:val="14"/>
              </w:rPr>
              <w:t>HSP71_1</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F51C03D" w14:textId="77777777" w:rsidR="00536A8B" w:rsidRDefault="00000000">
            <w:pPr>
              <w:widowControl w:val="0"/>
              <w:spacing w:line="240" w:lineRule="auto"/>
              <w:jc w:val="center"/>
              <w:rPr>
                <w:sz w:val="20"/>
                <w:szCs w:val="20"/>
              </w:rPr>
            </w:pPr>
            <w:r>
              <w:rPr>
                <w:sz w:val="14"/>
                <w:szCs w:val="14"/>
              </w:rPr>
              <w:t>1.09</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E48B06F" w14:textId="77777777" w:rsidR="00536A8B" w:rsidRDefault="00000000">
            <w:pPr>
              <w:widowControl w:val="0"/>
              <w:spacing w:line="240" w:lineRule="auto"/>
              <w:jc w:val="center"/>
              <w:rPr>
                <w:sz w:val="20"/>
                <w:szCs w:val="20"/>
              </w:rPr>
            </w:pPr>
            <w:r>
              <w:rPr>
                <w:sz w:val="14"/>
                <w:szCs w:val="14"/>
              </w:rPr>
              <w:t>3.26</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5A58F14" w14:textId="77777777" w:rsidR="00536A8B" w:rsidRDefault="00000000">
            <w:pPr>
              <w:widowControl w:val="0"/>
              <w:spacing w:line="240" w:lineRule="auto"/>
              <w:rPr>
                <w:sz w:val="20"/>
                <w:szCs w:val="20"/>
              </w:rPr>
            </w:pPr>
            <w:r>
              <w:rPr>
                <w:sz w:val="14"/>
                <w:szCs w:val="14"/>
              </w:rPr>
              <w:t>Heat shock protein 1</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B6EDCBD" w14:textId="77777777" w:rsidR="00536A8B" w:rsidRDefault="00000000">
            <w:pPr>
              <w:widowControl w:val="0"/>
              <w:spacing w:line="240" w:lineRule="auto"/>
              <w:rPr>
                <w:sz w:val="20"/>
                <w:szCs w:val="20"/>
              </w:rPr>
            </w:pPr>
            <w:r>
              <w:rPr>
                <w:sz w:val="14"/>
                <w:szCs w:val="14"/>
              </w:rPr>
              <w:t>Protein refolding, stress response</w:t>
            </w:r>
          </w:p>
        </w:tc>
      </w:tr>
      <w:tr w:rsidR="00536A8B" w14:paraId="1C069D9A"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CBA70BE" w14:textId="77777777" w:rsidR="00536A8B" w:rsidRDefault="00000000">
            <w:pPr>
              <w:widowControl w:val="0"/>
              <w:spacing w:line="240" w:lineRule="auto"/>
              <w:jc w:val="center"/>
              <w:rPr>
                <w:sz w:val="20"/>
                <w:szCs w:val="20"/>
              </w:rPr>
            </w:pPr>
            <w:r>
              <w:rPr>
                <w:sz w:val="14"/>
                <w:szCs w:val="14"/>
              </w:rPr>
              <w:t>GWK47_029205</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78426E7" w14:textId="77777777" w:rsidR="00536A8B" w:rsidRDefault="00000000">
            <w:pPr>
              <w:widowControl w:val="0"/>
              <w:spacing w:line="240" w:lineRule="auto"/>
              <w:jc w:val="center"/>
              <w:rPr>
                <w:sz w:val="20"/>
                <w:szCs w:val="20"/>
              </w:rPr>
            </w:pPr>
            <w:r>
              <w:rPr>
                <w:sz w:val="14"/>
                <w:szCs w:val="14"/>
              </w:rPr>
              <w:t>HSP90AA1</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3D54BC1" w14:textId="77777777" w:rsidR="00536A8B" w:rsidRDefault="00000000">
            <w:pPr>
              <w:widowControl w:val="0"/>
              <w:spacing w:line="240" w:lineRule="auto"/>
              <w:jc w:val="center"/>
              <w:rPr>
                <w:sz w:val="20"/>
                <w:szCs w:val="20"/>
              </w:rPr>
            </w:pPr>
            <w:r>
              <w:rPr>
                <w:sz w:val="14"/>
                <w:szCs w:val="14"/>
              </w:rPr>
              <w:t>1.00</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8C7EACE" w14:textId="77777777" w:rsidR="00536A8B" w:rsidRDefault="00000000">
            <w:pPr>
              <w:widowControl w:val="0"/>
              <w:spacing w:line="240" w:lineRule="auto"/>
              <w:jc w:val="center"/>
              <w:rPr>
                <w:sz w:val="20"/>
                <w:szCs w:val="20"/>
              </w:rPr>
            </w:pPr>
            <w:r>
              <w:rPr>
                <w:sz w:val="14"/>
                <w:szCs w:val="14"/>
              </w:rPr>
              <w:t>2.37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887A372" w14:textId="77777777" w:rsidR="00536A8B" w:rsidRDefault="00000000">
            <w:pPr>
              <w:widowControl w:val="0"/>
              <w:spacing w:line="240" w:lineRule="auto"/>
              <w:rPr>
                <w:sz w:val="20"/>
                <w:szCs w:val="20"/>
              </w:rPr>
            </w:pPr>
            <w:r>
              <w:rPr>
                <w:sz w:val="14"/>
                <w:szCs w:val="14"/>
              </w:rPr>
              <w:t>Heat shock protein HSP 90-alpha</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696389D" w14:textId="77777777" w:rsidR="00536A8B" w:rsidRDefault="00000000">
            <w:pPr>
              <w:widowControl w:val="0"/>
              <w:spacing w:line="240" w:lineRule="auto"/>
              <w:rPr>
                <w:sz w:val="20"/>
                <w:szCs w:val="20"/>
              </w:rPr>
            </w:pPr>
            <w:r>
              <w:rPr>
                <w:sz w:val="14"/>
                <w:szCs w:val="14"/>
              </w:rPr>
              <w:t>Protein refolding, stress response</w:t>
            </w:r>
          </w:p>
        </w:tc>
      </w:tr>
      <w:tr w:rsidR="00536A8B" w14:paraId="4F4097C5"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4D8EA1F" w14:textId="77777777" w:rsidR="00536A8B" w:rsidRDefault="00000000">
            <w:pPr>
              <w:widowControl w:val="0"/>
              <w:spacing w:line="240" w:lineRule="auto"/>
              <w:jc w:val="center"/>
              <w:rPr>
                <w:sz w:val="20"/>
                <w:szCs w:val="20"/>
              </w:rPr>
            </w:pPr>
            <w:r>
              <w:rPr>
                <w:sz w:val="14"/>
                <w:szCs w:val="14"/>
              </w:rPr>
              <w:t>GWK47_002223</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09A848C" w14:textId="77777777" w:rsidR="00536A8B" w:rsidRDefault="00000000">
            <w:pPr>
              <w:widowControl w:val="0"/>
              <w:spacing w:line="240" w:lineRule="auto"/>
              <w:jc w:val="center"/>
              <w:rPr>
                <w:sz w:val="20"/>
                <w:szCs w:val="20"/>
              </w:rPr>
            </w:pPr>
            <w:r>
              <w:rPr>
                <w:sz w:val="14"/>
                <w:szCs w:val="14"/>
              </w:rPr>
              <w:t>Hspbp1</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2DBCE2B" w14:textId="77777777" w:rsidR="00536A8B" w:rsidRDefault="00000000">
            <w:pPr>
              <w:widowControl w:val="0"/>
              <w:spacing w:line="240" w:lineRule="auto"/>
              <w:jc w:val="center"/>
              <w:rPr>
                <w:sz w:val="20"/>
                <w:szCs w:val="20"/>
              </w:rPr>
            </w:pPr>
            <w:r>
              <w:rPr>
                <w:sz w:val="14"/>
                <w:szCs w:val="14"/>
              </w:rPr>
              <w:t>0.52</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5812342" w14:textId="77777777" w:rsidR="00536A8B" w:rsidRDefault="00000000">
            <w:pPr>
              <w:widowControl w:val="0"/>
              <w:spacing w:line="240" w:lineRule="auto"/>
              <w:jc w:val="center"/>
              <w:rPr>
                <w:sz w:val="20"/>
                <w:szCs w:val="20"/>
              </w:rPr>
            </w:pPr>
            <w:r>
              <w:rPr>
                <w:sz w:val="14"/>
                <w:szCs w:val="14"/>
              </w:rPr>
              <w:t>1.74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6327A6F" w14:textId="77777777" w:rsidR="00536A8B" w:rsidRDefault="00000000">
            <w:pPr>
              <w:widowControl w:val="0"/>
              <w:spacing w:line="240" w:lineRule="auto"/>
              <w:rPr>
                <w:sz w:val="20"/>
                <w:szCs w:val="20"/>
              </w:rPr>
            </w:pPr>
            <w:r>
              <w:rPr>
                <w:sz w:val="14"/>
                <w:szCs w:val="14"/>
              </w:rPr>
              <w:t>Hsp70-binding protein 1</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98FDDE5" w14:textId="77777777" w:rsidR="00536A8B" w:rsidRDefault="00000000">
            <w:pPr>
              <w:widowControl w:val="0"/>
              <w:spacing w:line="240" w:lineRule="auto"/>
              <w:rPr>
                <w:sz w:val="20"/>
                <w:szCs w:val="20"/>
              </w:rPr>
            </w:pPr>
            <w:r>
              <w:rPr>
                <w:sz w:val="14"/>
                <w:szCs w:val="14"/>
              </w:rPr>
              <w:t>Chaperone cofactor, protein quality control</w:t>
            </w:r>
          </w:p>
        </w:tc>
      </w:tr>
      <w:tr w:rsidR="00536A8B" w14:paraId="737F0D1E"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C0B4AE3" w14:textId="77777777" w:rsidR="00536A8B" w:rsidRDefault="00000000">
            <w:pPr>
              <w:widowControl w:val="0"/>
              <w:spacing w:line="240" w:lineRule="auto"/>
              <w:jc w:val="center"/>
              <w:rPr>
                <w:sz w:val="20"/>
                <w:szCs w:val="20"/>
              </w:rPr>
            </w:pPr>
            <w:r>
              <w:rPr>
                <w:sz w:val="14"/>
                <w:szCs w:val="14"/>
              </w:rPr>
              <w:lastRenderedPageBreak/>
              <w:t>GWK47_036054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844DD00" w14:textId="77777777" w:rsidR="00536A8B" w:rsidRDefault="00000000">
            <w:pPr>
              <w:widowControl w:val="0"/>
              <w:spacing w:line="240" w:lineRule="auto"/>
              <w:jc w:val="center"/>
              <w:rPr>
                <w:sz w:val="20"/>
                <w:szCs w:val="20"/>
              </w:rPr>
            </w:pPr>
            <w:r>
              <w:rPr>
                <w:sz w:val="14"/>
                <w:szCs w:val="14"/>
              </w:rPr>
              <w:t>ENTPD5_2</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4DF30A0" w14:textId="77777777" w:rsidR="00536A8B" w:rsidRDefault="00000000">
            <w:pPr>
              <w:widowControl w:val="0"/>
              <w:spacing w:line="240" w:lineRule="auto"/>
              <w:jc w:val="center"/>
              <w:rPr>
                <w:sz w:val="20"/>
                <w:szCs w:val="20"/>
              </w:rPr>
            </w:pPr>
            <w:r>
              <w:rPr>
                <w:sz w:val="14"/>
                <w:szCs w:val="14"/>
              </w:rPr>
              <w:t>0.53</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1594BFB" w14:textId="77777777" w:rsidR="00536A8B" w:rsidRDefault="00000000">
            <w:pPr>
              <w:widowControl w:val="0"/>
              <w:spacing w:line="240" w:lineRule="auto"/>
              <w:jc w:val="center"/>
              <w:rPr>
                <w:sz w:val="20"/>
                <w:szCs w:val="20"/>
              </w:rPr>
            </w:pPr>
            <w:r>
              <w:rPr>
                <w:sz w:val="14"/>
                <w:szCs w:val="14"/>
              </w:rPr>
              <w:t>1.43</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9C4BE91" w14:textId="77777777" w:rsidR="00536A8B" w:rsidRDefault="00000000">
            <w:pPr>
              <w:widowControl w:val="0"/>
              <w:spacing w:line="240" w:lineRule="auto"/>
              <w:rPr>
                <w:sz w:val="20"/>
                <w:szCs w:val="20"/>
              </w:rPr>
            </w:pPr>
            <w:r>
              <w:rPr>
                <w:sz w:val="14"/>
                <w:szCs w:val="14"/>
              </w:rPr>
              <w:t xml:space="preserve">Ectonucleoside triphosphate </w:t>
            </w:r>
            <w:proofErr w:type="spellStart"/>
            <w:r>
              <w:rPr>
                <w:sz w:val="14"/>
                <w:szCs w:val="14"/>
              </w:rPr>
              <w:t>diphosphohydrolase</w:t>
            </w:r>
            <w:proofErr w:type="spellEnd"/>
            <w:r>
              <w:rPr>
                <w:sz w:val="14"/>
                <w:szCs w:val="14"/>
              </w:rPr>
              <w:t xml:space="preserve"> 5</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BCF871C" w14:textId="77777777" w:rsidR="00536A8B" w:rsidRDefault="00000000">
            <w:pPr>
              <w:widowControl w:val="0"/>
              <w:spacing w:line="240" w:lineRule="auto"/>
              <w:rPr>
                <w:sz w:val="20"/>
                <w:szCs w:val="20"/>
              </w:rPr>
            </w:pPr>
            <w:r>
              <w:rPr>
                <w:sz w:val="14"/>
                <w:szCs w:val="14"/>
              </w:rPr>
              <w:t>Protein folding, glycosylation</w:t>
            </w:r>
          </w:p>
        </w:tc>
      </w:tr>
      <w:tr w:rsidR="00536A8B" w14:paraId="6B4F30FB"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C2730D5" w14:textId="77777777" w:rsidR="00536A8B" w:rsidRDefault="00000000">
            <w:pPr>
              <w:widowControl w:val="0"/>
              <w:spacing w:line="240" w:lineRule="auto"/>
              <w:jc w:val="center"/>
              <w:rPr>
                <w:sz w:val="20"/>
                <w:szCs w:val="20"/>
              </w:rPr>
            </w:pPr>
            <w:r>
              <w:rPr>
                <w:sz w:val="14"/>
                <w:szCs w:val="14"/>
              </w:rPr>
              <w:t>GWK47_046427</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6893BD0" w14:textId="77777777" w:rsidR="00536A8B" w:rsidRDefault="00000000">
            <w:pPr>
              <w:widowControl w:val="0"/>
              <w:spacing w:line="240" w:lineRule="auto"/>
              <w:jc w:val="center"/>
              <w:rPr>
                <w:sz w:val="20"/>
                <w:szCs w:val="20"/>
              </w:rPr>
            </w:pPr>
            <w:r>
              <w:rPr>
                <w:sz w:val="14"/>
                <w:szCs w:val="14"/>
              </w:rPr>
              <w:t>Smpd1_1</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9C86BB6" w14:textId="77777777" w:rsidR="00536A8B" w:rsidRDefault="00000000">
            <w:pPr>
              <w:widowControl w:val="0"/>
              <w:spacing w:line="240" w:lineRule="auto"/>
              <w:jc w:val="center"/>
              <w:rPr>
                <w:sz w:val="20"/>
                <w:szCs w:val="20"/>
              </w:rPr>
            </w:pPr>
            <w:r>
              <w:rPr>
                <w:sz w:val="14"/>
                <w:szCs w:val="14"/>
              </w:rPr>
              <w:t>0.75</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8D8F418" w14:textId="77777777" w:rsidR="00536A8B" w:rsidRDefault="00000000">
            <w:pPr>
              <w:widowControl w:val="0"/>
              <w:spacing w:line="240" w:lineRule="auto"/>
              <w:jc w:val="center"/>
              <w:rPr>
                <w:sz w:val="20"/>
                <w:szCs w:val="20"/>
              </w:rPr>
            </w:pPr>
            <w:r>
              <w:rPr>
                <w:sz w:val="14"/>
                <w:szCs w:val="14"/>
              </w:rPr>
              <w:t>1.57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619016E" w14:textId="77777777" w:rsidR="00536A8B" w:rsidRDefault="00000000">
            <w:pPr>
              <w:widowControl w:val="0"/>
              <w:spacing w:line="240" w:lineRule="auto"/>
              <w:rPr>
                <w:sz w:val="20"/>
                <w:szCs w:val="20"/>
              </w:rPr>
            </w:pPr>
            <w:r>
              <w:rPr>
                <w:sz w:val="14"/>
                <w:szCs w:val="14"/>
              </w:rPr>
              <w:t>Sphingomyelin phosphodiesterase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858A218" w14:textId="77777777" w:rsidR="00536A8B" w:rsidRDefault="00000000">
            <w:pPr>
              <w:widowControl w:val="0"/>
              <w:spacing w:line="240" w:lineRule="auto"/>
              <w:rPr>
                <w:sz w:val="20"/>
                <w:szCs w:val="20"/>
              </w:rPr>
            </w:pPr>
            <w:r>
              <w:rPr>
                <w:sz w:val="14"/>
                <w:szCs w:val="14"/>
              </w:rPr>
              <w:t>Lipid metabolism, cell stress response</w:t>
            </w:r>
          </w:p>
        </w:tc>
      </w:tr>
      <w:tr w:rsidR="00536A8B" w14:paraId="671BF223"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8170B36" w14:textId="77777777" w:rsidR="00536A8B" w:rsidRDefault="00000000">
            <w:pPr>
              <w:widowControl w:val="0"/>
              <w:spacing w:line="240" w:lineRule="auto"/>
              <w:jc w:val="center"/>
              <w:rPr>
                <w:sz w:val="20"/>
                <w:szCs w:val="20"/>
              </w:rPr>
            </w:pPr>
            <w:r>
              <w:rPr>
                <w:sz w:val="14"/>
                <w:szCs w:val="14"/>
              </w:rPr>
              <w:t>GWK47_037129</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716048A" w14:textId="77777777" w:rsidR="00536A8B" w:rsidRDefault="00000000">
            <w:pPr>
              <w:widowControl w:val="0"/>
              <w:spacing w:line="240" w:lineRule="auto"/>
              <w:jc w:val="center"/>
              <w:rPr>
                <w:sz w:val="20"/>
                <w:szCs w:val="20"/>
              </w:rPr>
            </w:pPr>
            <w:r>
              <w:rPr>
                <w:sz w:val="14"/>
                <w:szCs w:val="14"/>
              </w:rPr>
              <w:t>Cyp6a13</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2B8E783" w14:textId="77777777" w:rsidR="00536A8B" w:rsidRDefault="00000000">
            <w:pPr>
              <w:widowControl w:val="0"/>
              <w:spacing w:line="240" w:lineRule="auto"/>
              <w:jc w:val="center"/>
              <w:rPr>
                <w:sz w:val="20"/>
                <w:szCs w:val="20"/>
              </w:rPr>
            </w:pPr>
            <w:r>
              <w:rPr>
                <w:sz w:val="14"/>
                <w:szCs w:val="14"/>
              </w:rPr>
              <w:t>0.50</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A96946F" w14:textId="77777777" w:rsidR="00536A8B" w:rsidRDefault="00000000">
            <w:pPr>
              <w:widowControl w:val="0"/>
              <w:spacing w:line="240" w:lineRule="auto"/>
              <w:jc w:val="center"/>
              <w:rPr>
                <w:sz w:val="20"/>
                <w:szCs w:val="20"/>
              </w:rPr>
            </w:pPr>
            <w:r>
              <w:rPr>
                <w:sz w:val="14"/>
                <w:szCs w:val="14"/>
              </w:rPr>
              <w:t>1.65</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DC94C4D" w14:textId="77777777" w:rsidR="00536A8B" w:rsidRDefault="00000000">
            <w:pPr>
              <w:widowControl w:val="0"/>
              <w:spacing w:line="240" w:lineRule="auto"/>
              <w:rPr>
                <w:sz w:val="20"/>
                <w:szCs w:val="20"/>
              </w:rPr>
            </w:pPr>
            <w:r>
              <w:rPr>
                <w:sz w:val="14"/>
                <w:szCs w:val="14"/>
              </w:rPr>
              <w:t>putative cytochrome P450 6a13</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E8107FA" w14:textId="77777777" w:rsidR="00536A8B" w:rsidRDefault="00000000">
            <w:pPr>
              <w:widowControl w:val="0"/>
              <w:spacing w:line="240" w:lineRule="auto"/>
              <w:rPr>
                <w:sz w:val="20"/>
                <w:szCs w:val="20"/>
              </w:rPr>
            </w:pPr>
            <w:r>
              <w:rPr>
                <w:sz w:val="14"/>
                <w:szCs w:val="14"/>
              </w:rPr>
              <w:t>Detoxification, immune defense</w:t>
            </w:r>
          </w:p>
        </w:tc>
      </w:tr>
      <w:tr w:rsidR="00536A8B" w14:paraId="3EF89E3A"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6250D58" w14:textId="77777777" w:rsidR="00536A8B" w:rsidRDefault="00000000">
            <w:pPr>
              <w:widowControl w:val="0"/>
              <w:spacing w:line="240" w:lineRule="auto"/>
              <w:jc w:val="center"/>
              <w:rPr>
                <w:sz w:val="20"/>
                <w:szCs w:val="20"/>
              </w:rPr>
            </w:pPr>
            <w:r>
              <w:rPr>
                <w:sz w:val="14"/>
                <w:szCs w:val="14"/>
              </w:rPr>
              <w:t>GWK47_051181</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67DC0A3" w14:textId="77777777" w:rsidR="00536A8B" w:rsidRDefault="00000000">
            <w:pPr>
              <w:widowControl w:val="0"/>
              <w:spacing w:line="240" w:lineRule="auto"/>
              <w:jc w:val="center"/>
              <w:rPr>
                <w:sz w:val="20"/>
                <w:szCs w:val="20"/>
              </w:rPr>
            </w:pPr>
            <w:r>
              <w:rPr>
                <w:sz w:val="14"/>
                <w:szCs w:val="14"/>
              </w:rPr>
              <w:t>TPO</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153F49F" w14:textId="77777777" w:rsidR="00536A8B" w:rsidRDefault="00000000">
            <w:pPr>
              <w:widowControl w:val="0"/>
              <w:spacing w:line="240" w:lineRule="auto"/>
              <w:jc w:val="center"/>
              <w:rPr>
                <w:sz w:val="20"/>
                <w:szCs w:val="20"/>
              </w:rPr>
            </w:pPr>
            <w:r>
              <w:rPr>
                <w:sz w:val="14"/>
                <w:szCs w:val="14"/>
              </w:rPr>
              <w:t>1.38</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CDC5592" w14:textId="77777777" w:rsidR="00536A8B" w:rsidRDefault="00000000">
            <w:pPr>
              <w:widowControl w:val="0"/>
              <w:spacing w:line="240" w:lineRule="auto"/>
              <w:jc w:val="center"/>
              <w:rPr>
                <w:sz w:val="20"/>
                <w:szCs w:val="20"/>
              </w:rPr>
            </w:pPr>
            <w:r>
              <w:rPr>
                <w:sz w:val="14"/>
                <w:szCs w:val="14"/>
              </w:rPr>
              <w:t>1.89</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BCBABC3" w14:textId="77777777" w:rsidR="00536A8B" w:rsidRDefault="00000000">
            <w:pPr>
              <w:widowControl w:val="0"/>
              <w:spacing w:line="240" w:lineRule="auto"/>
              <w:rPr>
                <w:sz w:val="20"/>
                <w:szCs w:val="20"/>
              </w:rPr>
            </w:pPr>
            <w:r>
              <w:rPr>
                <w:sz w:val="14"/>
                <w:szCs w:val="14"/>
              </w:rPr>
              <w:t>Thyroid peroxidase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F893D12" w14:textId="77777777" w:rsidR="00536A8B" w:rsidRDefault="00000000">
            <w:pPr>
              <w:widowControl w:val="0"/>
              <w:spacing w:line="240" w:lineRule="auto"/>
              <w:rPr>
                <w:sz w:val="20"/>
                <w:szCs w:val="20"/>
              </w:rPr>
            </w:pPr>
            <w:r>
              <w:rPr>
                <w:sz w:val="14"/>
                <w:szCs w:val="14"/>
              </w:rPr>
              <w:t>Oxidative-stress defense, hormone synthesis</w:t>
            </w:r>
          </w:p>
        </w:tc>
      </w:tr>
      <w:tr w:rsidR="00536A8B" w14:paraId="109BAA74"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2DAE3DF" w14:textId="77777777" w:rsidR="00536A8B" w:rsidRDefault="00000000">
            <w:pPr>
              <w:widowControl w:val="0"/>
              <w:spacing w:line="240" w:lineRule="auto"/>
              <w:jc w:val="center"/>
              <w:rPr>
                <w:sz w:val="20"/>
                <w:szCs w:val="20"/>
              </w:rPr>
            </w:pPr>
            <w:r>
              <w:rPr>
                <w:sz w:val="14"/>
                <w:szCs w:val="14"/>
              </w:rPr>
              <w:t>GWK47_024010</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264C2D3" w14:textId="77777777" w:rsidR="00536A8B" w:rsidRDefault="00000000">
            <w:pPr>
              <w:widowControl w:val="0"/>
              <w:spacing w:line="240" w:lineRule="auto"/>
              <w:jc w:val="center"/>
              <w:rPr>
                <w:sz w:val="20"/>
                <w:szCs w:val="20"/>
              </w:rPr>
            </w:pPr>
            <w:r>
              <w:rPr>
                <w:sz w:val="14"/>
                <w:szCs w:val="14"/>
              </w:rPr>
              <w:t>*BmCDA1</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E92BFD6" w14:textId="77777777" w:rsidR="00536A8B" w:rsidRDefault="00000000">
            <w:pPr>
              <w:widowControl w:val="0"/>
              <w:spacing w:line="240" w:lineRule="auto"/>
              <w:jc w:val="center"/>
              <w:rPr>
                <w:sz w:val="20"/>
                <w:szCs w:val="20"/>
              </w:rPr>
            </w:pPr>
            <w:r>
              <w:rPr>
                <w:sz w:val="14"/>
                <w:szCs w:val="14"/>
              </w:rPr>
              <w:t>0.90</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ED674E0" w14:textId="77777777" w:rsidR="00536A8B" w:rsidRDefault="00000000">
            <w:pPr>
              <w:widowControl w:val="0"/>
              <w:spacing w:line="240" w:lineRule="auto"/>
              <w:jc w:val="center"/>
              <w:rPr>
                <w:sz w:val="20"/>
                <w:szCs w:val="20"/>
              </w:rPr>
            </w:pPr>
            <w:r>
              <w:rPr>
                <w:sz w:val="14"/>
                <w:szCs w:val="14"/>
              </w:rPr>
              <w:t>1.55</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44E70CB" w14:textId="77777777" w:rsidR="00536A8B" w:rsidRDefault="00000000">
            <w:pPr>
              <w:widowControl w:val="0"/>
              <w:spacing w:line="240" w:lineRule="auto"/>
              <w:rPr>
                <w:sz w:val="20"/>
                <w:szCs w:val="20"/>
              </w:rPr>
            </w:pPr>
            <w:r>
              <w:rPr>
                <w:sz w:val="14"/>
                <w:szCs w:val="14"/>
              </w:rPr>
              <w:t>Putative chitin deacetylase 1</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049F728" w14:textId="77777777" w:rsidR="00536A8B" w:rsidRDefault="00000000">
            <w:pPr>
              <w:widowControl w:val="0"/>
              <w:spacing w:line="240" w:lineRule="auto"/>
              <w:rPr>
                <w:sz w:val="20"/>
                <w:szCs w:val="20"/>
              </w:rPr>
            </w:pPr>
            <w:r>
              <w:rPr>
                <w:sz w:val="14"/>
                <w:szCs w:val="14"/>
              </w:rPr>
              <w:t>Cuticle remodeling</w:t>
            </w:r>
          </w:p>
        </w:tc>
      </w:tr>
      <w:tr w:rsidR="00536A8B" w14:paraId="6E89A183"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EE6CD5A" w14:textId="77777777" w:rsidR="00536A8B" w:rsidRDefault="00000000">
            <w:pPr>
              <w:widowControl w:val="0"/>
              <w:spacing w:line="240" w:lineRule="auto"/>
              <w:jc w:val="center"/>
              <w:rPr>
                <w:sz w:val="20"/>
                <w:szCs w:val="20"/>
              </w:rPr>
            </w:pPr>
            <w:r>
              <w:rPr>
                <w:sz w:val="14"/>
                <w:szCs w:val="14"/>
              </w:rPr>
              <w:t>GWK47_029842</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760CBCA" w14:textId="77777777" w:rsidR="00536A8B" w:rsidRDefault="00000000">
            <w:pPr>
              <w:widowControl w:val="0"/>
              <w:spacing w:line="240" w:lineRule="auto"/>
              <w:jc w:val="center"/>
              <w:rPr>
                <w:sz w:val="20"/>
                <w:szCs w:val="20"/>
              </w:rPr>
            </w:pPr>
            <w:r>
              <w:rPr>
                <w:sz w:val="14"/>
                <w:szCs w:val="14"/>
              </w:rPr>
              <w:t>Ddx17</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776D2E9" w14:textId="77777777" w:rsidR="00536A8B" w:rsidRDefault="00000000">
            <w:pPr>
              <w:widowControl w:val="0"/>
              <w:spacing w:line="240" w:lineRule="auto"/>
              <w:jc w:val="center"/>
              <w:rPr>
                <w:sz w:val="20"/>
                <w:szCs w:val="20"/>
              </w:rPr>
            </w:pPr>
            <w:r>
              <w:rPr>
                <w:sz w:val="14"/>
                <w:szCs w:val="14"/>
              </w:rPr>
              <w:t>0.58</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485F5E8" w14:textId="77777777" w:rsidR="00536A8B" w:rsidRDefault="00000000">
            <w:pPr>
              <w:widowControl w:val="0"/>
              <w:spacing w:line="240" w:lineRule="auto"/>
              <w:jc w:val="center"/>
              <w:rPr>
                <w:sz w:val="20"/>
                <w:szCs w:val="20"/>
              </w:rPr>
            </w:pPr>
            <w:r>
              <w:rPr>
                <w:sz w:val="14"/>
                <w:szCs w:val="14"/>
              </w:rPr>
              <w:t>12.87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237A723" w14:textId="77777777" w:rsidR="00536A8B" w:rsidRDefault="00000000">
            <w:pPr>
              <w:widowControl w:val="0"/>
              <w:spacing w:line="240" w:lineRule="auto"/>
              <w:rPr>
                <w:sz w:val="20"/>
                <w:szCs w:val="20"/>
              </w:rPr>
            </w:pPr>
            <w:proofErr w:type="gramStart"/>
            <w:r>
              <w:rPr>
                <w:sz w:val="14"/>
                <w:szCs w:val="14"/>
              </w:rPr>
              <w:t>putative</w:t>
            </w:r>
            <w:proofErr w:type="gramEnd"/>
            <w:r>
              <w:rPr>
                <w:sz w:val="14"/>
                <w:szCs w:val="14"/>
              </w:rPr>
              <w:t xml:space="preserve"> ATP-dependent RNA helicase DDX17</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C13CC19" w14:textId="77777777" w:rsidR="00536A8B" w:rsidRDefault="00000000">
            <w:pPr>
              <w:widowControl w:val="0"/>
              <w:spacing w:line="240" w:lineRule="auto"/>
              <w:rPr>
                <w:sz w:val="20"/>
                <w:szCs w:val="20"/>
              </w:rPr>
            </w:pPr>
            <w:r>
              <w:rPr>
                <w:sz w:val="14"/>
                <w:szCs w:val="14"/>
              </w:rPr>
              <w:t>RNA processing, antiviral response</w:t>
            </w:r>
          </w:p>
        </w:tc>
      </w:tr>
      <w:tr w:rsidR="00536A8B" w14:paraId="71E1927A"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10614E7" w14:textId="77777777" w:rsidR="00536A8B" w:rsidRDefault="00000000">
            <w:pPr>
              <w:widowControl w:val="0"/>
              <w:spacing w:line="240" w:lineRule="auto"/>
              <w:jc w:val="center"/>
              <w:rPr>
                <w:sz w:val="20"/>
                <w:szCs w:val="20"/>
              </w:rPr>
            </w:pPr>
            <w:r>
              <w:rPr>
                <w:sz w:val="14"/>
                <w:szCs w:val="14"/>
              </w:rPr>
              <w:t>GWK47_042166</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15CB490" w14:textId="77777777" w:rsidR="00536A8B" w:rsidRDefault="00000000">
            <w:pPr>
              <w:widowControl w:val="0"/>
              <w:spacing w:line="240" w:lineRule="auto"/>
              <w:jc w:val="center"/>
              <w:rPr>
                <w:sz w:val="20"/>
                <w:szCs w:val="20"/>
              </w:rPr>
            </w:pPr>
            <w:r>
              <w:rPr>
                <w:sz w:val="14"/>
                <w:szCs w:val="14"/>
              </w:rPr>
              <w:t>AKAP17A</w:t>
            </w: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C87DF90" w14:textId="77777777" w:rsidR="00536A8B" w:rsidRDefault="00000000">
            <w:pPr>
              <w:widowControl w:val="0"/>
              <w:spacing w:line="240" w:lineRule="auto"/>
              <w:jc w:val="center"/>
              <w:rPr>
                <w:sz w:val="20"/>
                <w:szCs w:val="20"/>
              </w:rPr>
            </w:pPr>
            <w:r>
              <w:rPr>
                <w:sz w:val="14"/>
                <w:szCs w:val="14"/>
              </w:rPr>
              <w:t>0.52</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3987CB1" w14:textId="77777777" w:rsidR="00536A8B" w:rsidRDefault="00000000">
            <w:pPr>
              <w:widowControl w:val="0"/>
              <w:spacing w:line="240" w:lineRule="auto"/>
              <w:jc w:val="center"/>
              <w:rPr>
                <w:sz w:val="20"/>
                <w:szCs w:val="20"/>
              </w:rPr>
            </w:pPr>
            <w:r>
              <w:rPr>
                <w:sz w:val="14"/>
                <w:szCs w:val="14"/>
              </w:rPr>
              <w:t>4.47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BF462FF" w14:textId="77777777" w:rsidR="00536A8B" w:rsidRDefault="00000000">
            <w:pPr>
              <w:widowControl w:val="0"/>
              <w:spacing w:line="240" w:lineRule="auto"/>
              <w:rPr>
                <w:sz w:val="20"/>
                <w:szCs w:val="20"/>
              </w:rPr>
            </w:pPr>
            <w:r>
              <w:rPr>
                <w:sz w:val="14"/>
                <w:szCs w:val="14"/>
              </w:rPr>
              <w:t>A-kinase anchor protein 17A</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986C287" w14:textId="77777777" w:rsidR="00536A8B" w:rsidRDefault="00000000">
            <w:pPr>
              <w:widowControl w:val="0"/>
              <w:spacing w:line="240" w:lineRule="auto"/>
              <w:rPr>
                <w:sz w:val="20"/>
                <w:szCs w:val="20"/>
              </w:rPr>
            </w:pPr>
            <w:r>
              <w:rPr>
                <w:sz w:val="14"/>
                <w:szCs w:val="14"/>
              </w:rPr>
              <w:t>RNA processing, transcription regulation</w:t>
            </w:r>
          </w:p>
        </w:tc>
      </w:tr>
      <w:tr w:rsidR="00536A8B" w14:paraId="1D387D75"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5BD3F90" w14:textId="77777777" w:rsidR="00536A8B" w:rsidRDefault="00000000">
            <w:pPr>
              <w:widowControl w:val="0"/>
              <w:spacing w:line="240" w:lineRule="auto"/>
              <w:jc w:val="center"/>
              <w:rPr>
                <w:sz w:val="20"/>
                <w:szCs w:val="20"/>
              </w:rPr>
            </w:pPr>
            <w:r>
              <w:rPr>
                <w:sz w:val="14"/>
                <w:szCs w:val="14"/>
              </w:rPr>
              <w:t>GWK47_020967</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83C7138" w14:textId="77777777" w:rsidR="00536A8B" w:rsidRDefault="00536A8B">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1D05F90" w14:textId="77777777" w:rsidR="00536A8B" w:rsidRDefault="00000000">
            <w:pPr>
              <w:widowControl w:val="0"/>
              <w:spacing w:line="240" w:lineRule="auto"/>
              <w:jc w:val="center"/>
              <w:rPr>
                <w:sz w:val="20"/>
                <w:szCs w:val="20"/>
              </w:rPr>
            </w:pPr>
            <w:r>
              <w:rPr>
                <w:sz w:val="14"/>
                <w:szCs w:val="14"/>
              </w:rPr>
              <w:t>1.89</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1EEF8A4" w14:textId="77777777" w:rsidR="00536A8B" w:rsidRDefault="00000000">
            <w:pPr>
              <w:widowControl w:val="0"/>
              <w:spacing w:line="240" w:lineRule="auto"/>
              <w:jc w:val="center"/>
              <w:rPr>
                <w:sz w:val="20"/>
                <w:szCs w:val="20"/>
              </w:rPr>
            </w:pPr>
            <w:r>
              <w:rPr>
                <w:sz w:val="14"/>
                <w:szCs w:val="14"/>
              </w:rPr>
              <w:t>1.94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7C5A9E7" w14:textId="77777777" w:rsidR="00536A8B"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5140CB5" w14:textId="77777777" w:rsidR="00536A8B" w:rsidRDefault="00000000">
            <w:pPr>
              <w:widowControl w:val="0"/>
              <w:spacing w:line="240" w:lineRule="auto"/>
              <w:rPr>
                <w:sz w:val="20"/>
                <w:szCs w:val="20"/>
              </w:rPr>
            </w:pPr>
            <w:r>
              <w:rPr>
                <w:sz w:val="14"/>
                <w:szCs w:val="14"/>
              </w:rPr>
              <w:t>Uncharacterized</w:t>
            </w:r>
          </w:p>
        </w:tc>
      </w:tr>
      <w:tr w:rsidR="00536A8B" w14:paraId="3DA1361F"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B31B52B" w14:textId="77777777" w:rsidR="00536A8B" w:rsidRDefault="00000000">
            <w:pPr>
              <w:widowControl w:val="0"/>
              <w:spacing w:line="240" w:lineRule="auto"/>
              <w:jc w:val="center"/>
              <w:rPr>
                <w:sz w:val="20"/>
                <w:szCs w:val="20"/>
              </w:rPr>
            </w:pPr>
            <w:r>
              <w:rPr>
                <w:sz w:val="14"/>
                <w:szCs w:val="14"/>
              </w:rPr>
              <w:t>GWK47_039556</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CFFE6EB" w14:textId="77777777" w:rsidR="00536A8B" w:rsidRDefault="00536A8B">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04ABD54" w14:textId="77777777" w:rsidR="00536A8B" w:rsidRDefault="00000000">
            <w:pPr>
              <w:widowControl w:val="0"/>
              <w:spacing w:line="240" w:lineRule="auto"/>
              <w:jc w:val="center"/>
              <w:rPr>
                <w:sz w:val="20"/>
                <w:szCs w:val="20"/>
              </w:rPr>
            </w:pPr>
            <w:r>
              <w:rPr>
                <w:sz w:val="14"/>
                <w:szCs w:val="14"/>
              </w:rPr>
              <w:t>1.71</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E4E384D" w14:textId="77777777" w:rsidR="00536A8B" w:rsidRDefault="00000000">
            <w:pPr>
              <w:widowControl w:val="0"/>
              <w:spacing w:line="240" w:lineRule="auto"/>
              <w:jc w:val="center"/>
              <w:rPr>
                <w:sz w:val="20"/>
                <w:szCs w:val="20"/>
              </w:rPr>
            </w:pPr>
            <w:r>
              <w:rPr>
                <w:sz w:val="14"/>
                <w:szCs w:val="14"/>
              </w:rPr>
              <w:t>3.17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9D2B453" w14:textId="77777777" w:rsidR="00536A8B"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35C792A" w14:textId="77777777" w:rsidR="00536A8B" w:rsidRDefault="00000000">
            <w:pPr>
              <w:widowControl w:val="0"/>
              <w:spacing w:line="240" w:lineRule="auto"/>
              <w:rPr>
                <w:sz w:val="20"/>
                <w:szCs w:val="20"/>
              </w:rPr>
            </w:pPr>
            <w:r>
              <w:rPr>
                <w:sz w:val="14"/>
                <w:szCs w:val="14"/>
              </w:rPr>
              <w:t>Uncharacterized</w:t>
            </w:r>
          </w:p>
        </w:tc>
      </w:tr>
      <w:tr w:rsidR="00536A8B" w14:paraId="50B069DA"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CA61275" w14:textId="77777777" w:rsidR="00536A8B" w:rsidRDefault="00000000">
            <w:pPr>
              <w:widowControl w:val="0"/>
              <w:spacing w:line="240" w:lineRule="auto"/>
              <w:jc w:val="center"/>
              <w:rPr>
                <w:sz w:val="20"/>
                <w:szCs w:val="20"/>
              </w:rPr>
            </w:pPr>
            <w:r>
              <w:rPr>
                <w:sz w:val="14"/>
                <w:szCs w:val="14"/>
              </w:rPr>
              <w:t>GWK47_034150</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A1F127B" w14:textId="77777777" w:rsidR="00536A8B" w:rsidRDefault="00536A8B">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514DBD0" w14:textId="77777777" w:rsidR="00536A8B" w:rsidRDefault="00000000">
            <w:pPr>
              <w:widowControl w:val="0"/>
              <w:spacing w:line="240" w:lineRule="auto"/>
              <w:jc w:val="center"/>
              <w:rPr>
                <w:sz w:val="20"/>
                <w:szCs w:val="20"/>
              </w:rPr>
            </w:pPr>
            <w:r>
              <w:rPr>
                <w:sz w:val="14"/>
                <w:szCs w:val="14"/>
              </w:rPr>
              <w:t>1.37</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C41A051" w14:textId="77777777" w:rsidR="00536A8B" w:rsidRDefault="00000000">
            <w:pPr>
              <w:widowControl w:val="0"/>
              <w:spacing w:line="240" w:lineRule="auto"/>
              <w:jc w:val="center"/>
              <w:rPr>
                <w:sz w:val="20"/>
                <w:szCs w:val="20"/>
              </w:rPr>
            </w:pPr>
            <w:r>
              <w:rPr>
                <w:sz w:val="14"/>
                <w:szCs w:val="14"/>
              </w:rPr>
              <w:t>2.54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CB01088" w14:textId="77777777" w:rsidR="00536A8B"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976E15D" w14:textId="77777777" w:rsidR="00536A8B" w:rsidRDefault="00000000">
            <w:pPr>
              <w:widowControl w:val="0"/>
              <w:spacing w:line="240" w:lineRule="auto"/>
              <w:rPr>
                <w:sz w:val="20"/>
                <w:szCs w:val="20"/>
              </w:rPr>
            </w:pPr>
            <w:r>
              <w:rPr>
                <w:sz w:val="14"/>
                <w:szCs w:val="14"/>
              </w:rPr>
              <w:t>Uncharacterized</w:t>
            </w:r>
          </w:p>
        </w:tc>
      </w:tr>
      <w:tr w:rsidR="00536A8B" w14:paraId="4A73360F"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AD9AB76" w14:textId="77777777" w:rsidR="00536A8B" w:rsidRDefault="00000000">
            <w:pPr>
              <w:widowControl w:val="0"/>
              <w:spacing w:line="240" w:lineRule="auto"/>
              <w:jc w:val="center"/>
              <w:rPr>
                <w:sz w:val="20"/>
                <w:szCs w:val="20"/>
              </w:rPr>
            </w:pPr>
            <w:r>
              <w:rPr>
                <w:sz w:val="14"/>
                <w:szCs w:val="14"/>
              </w:rPr>
              <w:t>GWK47_035275</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B938A7C" w14:textId="77777777" w:rsidR="00536A8B" w:rsidRDefault="00536A8B">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6348EDD" w14:textId="77777777" w:rsidR="00536A8B" w:rsidRDefault="00000000">
            <w:pPr>
              <w:widowControl w:val="0"/>
              <w:spacing w:line="240" w:lineRule="auto"/>
              <w:jc w:val="center"/>
              <w:rPr>
                <w:sz w:val="20"/>
                <w:szCs w:val="20"/>
              </w:rPr>
            </w:pPr>
            <w:r>
              <w:rPr>
                <w:sz w:val="14"/>
                <w:szCs w:val="14"/>
              </w:rPr>
              <w:t>1.34</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95989A1" w14:textId="77777777" w:rsidR="00536A8B" w:rsidRDefault="00000000">
            <w:pPr>
              <w:widowControl w:val="0"/>
              <w:spacing w:line="240" w:lineRule="auto"/>
              <w:jc w:val="center"/>
              <w:rPr>
                <w:sz w:val="20"/>
                <w:szCs w:val="20"/>
              </w:rPr>
            </w:pPr>
            <w:r>
              <w:rPr>
                <w:sz w:val="14"/>
                <w:szCs w:val="14"/>
              </w:rPr>
              <w:t>1.77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B01BB0F" w14:textId="77777777" w:rsidR="00536A8B"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C71F28F" w14:textId="77777777" w:rsidR="00536A8B" w:rsidRDefault="00000000">
            <w:pPr>
              <w:widowControl w:val="0"/>
              <w:spacing w:line="240" w:lineRule="auto"/>
              <w:rPr>
                <w:sz w:val="20"/>
                <w:szCs w:val="20"/>
              </w:rPr>
            </w:pPr>
            <w:r>
              <w:rPr>
                <w:sz w:val="14"/>
                <w:szCs w:val="14"/>
              </w:rPr>
              <w:t>Uncharacterized</w:t>
            </w:r>
          </w:p>
        </w:tc>
      </w:tr>
      <w:tr w:rsidR="00536A8B" w14:paraId="7A8A69CB"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0EDBCAF" w14:textId="77777777" w:rsidR="00536A8B" w:rsidRDefault="00000000">
            <w:pPr>
              <w:widowControl w:val="0"/>
              <w:spacing w:line="240" w:lineRule="auto"/>
              <w:jc w:val="center"/>
              <w:rPr>
                <w:sz w:val="20"/>
                <w:szCs w:val="20"/>
              </w:rPr>
            </w:pPr>
            <w:r>
              <w:rPr>
                <w:sz w:val="14"/>
                <w:szCs w:val="14"/>
              </w:rPr>
              <w:t>GWK47_016794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B6C5A3D" w14:textId="77777777" w:rsidR="00536A8B" w:rsidRDefault="00536A8B">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6CEE01B" w14:textId="77777777" w:rsidR="00536A8B" w:rsidRDefault="00000000">
            <w:pPr>
              <w:widowControl w:val="0"/>
              <w:spacing w:line="240" w:lineRule="auto"/>
              <w:jc w:val="center"/>
              <w:rPr>
                <w:sz w:val="20"/>
                <w:szCs w:val="20"/>
              </w:rPr>
            </w:pPr>
            <w:r>
              <w:rPr>
                <w:sz w:val="14"/>
                <w:szCs w:val="14"/>
              </w:rPr>
              <w:t>1.32</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9782EB8" w14:textId="77777777" w:rsidR="00536A8B" w:rsidRDefault="00000000">
            <w:pPr>
              <w:widowControl w:val="0"/>
              <w:spacing w:line="240" w:lineRule="auto"/>
              <w:jc w:val="center"/>
              <w:rPr>
                <w:sz w:val="20"/>
                <w:szCs w:val="20"/>
              </w:rPr>
            </w:pPr>
            <w:r>
              <w:rPr>
                <w:sz w:val="14"/>
                <w:szCs w:val="14"/>
              </w:rPr>
              <w:t>1.60</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2A52A8D" w14:textId="77777777" w:rsidR="00536A8B"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55E37AB" w14:textId="77777777" w:rsidR="00536A8B" w:rsidRDefault="00000000">
            <w:pPr>
              <w:widowControl w:val="0"/>
              <w:spacing w:line="240" w:lineRule="auto"/>
              <w:rPr>
                <w:sz w:val="20"/>
                <w:szCs w:val="20"/>
              </w:rPr>
            </w:pPr>
            <w:r>
              <w:rPr>
                <w:sz w:val="14"/>
                <w:szCs w:val="14"/>
              </w:rPr>
              <w:t>Uncharacterized</w:t>
            </w:r>
          </w:p>
        </w:tc>
      </w:tr>
      <w:tr w:rsidR="00536A8B" w14:paraId="1AAA4CF4"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B09864F" w14:textId="77777777" w:rsidR="00536A8B" w:rsidRDefault="00000000">
            <w:pPr>
              <w:widowControl w:val="0"/>
              <w:spacing w:line="240" w:lineRule="auto"/>
              <w:jc w:val="center"/>
              <w:rPr>
                <w:sz w:val="20"/>
                <w:szCs w:val="20"/>
              </w:rPr>
            </w:pPr>
            <w:r>
              <w:rPr>
                <w:sz w:val="14"/>
                <w:szCs w:val="14"/>
              </w:rPr>
              <w:t>GWK47_050573</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7725E64" w14:textId="77777777" w:rsidR="00536A8B" w:rsidRDefault="00536A8B">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99BE610" w14:textId="77777777" w:rsidR="00536A8B" w:rsidRDefault="00000000">
            <w:pPr>
              <w:widowControl w:val="0"/>
              <w:spacing w:line="240" w:lineRule="auto"/>
              <w:jc w:val="center"/>
              <w:rPr>
                <w:sz w:val="20"/>
                <w:szCs w:val="20"/>
              </w:rPr>
            </w:pPr>
            <w:r>
              <w:rPr>
                <w:sz w:val="14"/>
                <w:szCs w:val="14"/>
              </w:rPr>
              <w:t>1.08</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CD5D572" w14:textId="77777777" w:rsidR="00536A8B" w:rsidRDefault="00000000">
            <w:pPr>
              <w:widowControl w:val="0"/>
              <w:spacing w:line="240" w:lineRule="auto"/>
              <w:jc w:val="center"/>
              <w:rPr>
                <w:sz w:val="20"/>
                <w:szCs w:val="20"/>
              </w:rPr>
            </w:pPr>
            <w:r>
              <w:rPr>
                <w:sz w:val="14"/>
                <w:szCs w:val="14"/>
              </w:rPr>
              <w:t>2.30</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26A43E4" w14:textId="77777777" w:rsidR="00536A8B"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1BB54A0" w14:textId="77777777" w:rsidR="00536A8B" w:rsidRDefault="00000000">
            <w:pPr>
              <w:widowControl w:val="0"/>
              <w:spacing w:line="240" w:lineRule="auto"/>
              <w:rPr>
                <w:sz w:val="20"/>
                <w:szCs w:val="20"/>
              </w:rPr>
            </w:pPr>
            <w:r>
              <w:rPr>
                <w:sz w:val="14"/>
                <w:szCs w:val="14"/>
              </w:rPr>
              <w:t>Uncharacterized</w:t>
            </w:r>
          </w:p>
        </w:tc>
      </w:tr>
      <w:tr w:rsidR="00536A8B" w14:paraId="0B8E51FA"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256E36B" w14:textId="77777777" w:rsidR="00536A8B" w:rsidRDefault="00000000">
            <w:pPr>
              <w:widowControl w:val="0"/>
              <w:spacing w:line="240" w:lineRule="auto"/>
              <w:jc w:val="center"/>
              <w:rPr>
                <w:sz w:val="20"/>
                <w:szCs w:val="20"/>
              </w:rPr>
            </w:pPr>
            <w:r>
              <w:rPr>
                <w:sz w:val="14"/>
                <w:szCs w:val="14"/>
              </w:rPr>
              <w:t>GWK47_035560</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A5F2AE2" w14:textId="77777777" w:rsidR="00536A8B" w:rsidRDefault="00536A8B">
            <w:pPr>
              <w:widowControl w:val="0"/>
              <w:spacing w:line="240" w:lineRule="auto"/>
              <w:rPr>
                <w:sz w:val="20"/>
                <w:szCs w:val="20"/>
              </w:rPr>
            </w:pPr>
          </w:p>
        </w:tc>
        <w:tc>
          <w:tcPr>
            <w:tcW w:w="43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FFCDD9F" w14:textId="77777777" w:rsidR="00536A8B" w:rsidRDefault="00000000">
            <w:pPr>
              <w:widowControl w:val="0"/>
              <w:spacing w:line="240" w:lineRule="auto"/>
              <w:jc w:val="center"/>
              <w:rPr>
                <w:sz w:val="20"/>
                <w:szCs w:val="20"/>
              </w:rPr>
            </w:pPr>
            <w:r>
              <w:rPr>
                <w:sz w:val="14"/>
                <w:szCs w:val="14"/>
              </w:rPr>
              <w:t>0.70</w:t>
            </w:r>
          </w:p>
        </w:tc>
        <w:tc>
          <w:tcPr>
            <w:tcW w:w="57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2CED51C" w14:textId="77777777" w:rsidR="00536A8B" w:rsidRDefault="00000000">
            <w:pPr>
              <w:widowControl w:val="0"/>
              <w:spacing w:line="240" w:lineRule="auto"/>
              <w:jc w:val="center"/>
              <w:rPr>
                <w:sz w:val="20"/>
                <w:szCs w:val="20"/>
              </w:rPr>
            </w:pPr>
            <w:r>
              <w:rPr>
                <w:sz w:val="14"/>
                <w:szCs w:val="14"/>
              </w:rPr>
              <w:t>1.37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3D25D6E" w14:textId="77777777" w:rsidR="00536A8B" w:rsidRDefault="00000000">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856F8AA" w14:textId="77777777" w:rsidR="00536A8B" w:rsidRDefault="00000000">
            <w:pPr>
              <w:widowControl w:val="0"/>
              <w:spacing w:line="240" w:lineRule="auto"/>
              <w:rPr>
                <w:sz w:val="20"/>
                <w:szCs w:val="20"/>
              </w:rPr>
            </w:pPr>
            <w:r>
              <w:rPr>
                <w:sz w:val="14"/>
                <w:szCs w:val="14"/>
              </w:rPr>
              <w:t>Uncharacterized</w:t>
            </w:r>
          </w:p>
        </w:tc>
      </w:tr>
      <w:tr w:rsidR="00536A8B" w14:paraId="01D276A3" w14:textId="77777777">
        <w:trPr>
          <w:trHeight w:val="270"/>
        </w:trPr>
        <w:tc>
          <w:tcPr>
            <w:tcW w:w="1155" w:type="dxa"/>
            <w:tcBorders>
              <w:top w:val="single" w:sz="6" w:space="0" w:color="000000"/>
              <w:left w:val="single" w:sz="6" w:space="0" w:color="CCCCCC"/>
              <w:bottom w:val="single" w:sz="6" w:space="0" w:color="000000"/>
              <w:right w:val="single" w:sz="6" w:space="0" w:color="CCCCCC"/>
            </w:tcBorders>
            <w:tcMar>
              <w:top w:w="0" w:type="dxa"/>
              <w:left w:w="0" w:type="dxa"/>
              <w:bottom w:w="0" w:type="dxa"/>
              <w:right w:w="0" w:type="dxa"/>
            </w:tcMar>
            <w:vAlign w:val="center"/>
          </w:tcPr>
          <w:p w14:paraId="6DEB8A7B" w14:textId="77777777" w:rsidR="00536A8B" w:rsidRDefault="00000000">
            <w:pPr>
              <w:widowControl w:val="0"/>
              <w:spacing w:line="240" w:lineRule="auto"/>
              <w:jc w:val="center"/>
              <w:rPr>
                <w:sz w:val="20"/>
                <w:szCs w:val="20"/>
              </w:rPr>
            </w:pPr>
            <w:r>
              <w:rPr>
                <w:sz w:val="14"/>
                <w:szCs w:val="14"/>
              </w:rPr>
              <w:t>GWK47_029207</w:t>
            </w:r>
          </w:p>
        </w:tc>
        <w:tc>
          <w:tcPr>
            <w:tcW w:w="990" w:type="dxa"/>
            <w:tcBorders>
              <w:top w:val="single" w:sz="6" w:space="0" w:color="000000"/>
              <w:left w:val="single" w:sz="6" w:space="0" w:color="CCCCCC"/>
              <w:bottom w:val="single" w:sz="6" w:space="0" w:color="000000"/>
              <w:right w:val="single" w:sz="6" w:space="0" w:color="CCCCCC"/>
            </w:tcBorders>
            <w:tcMar>
              <w:top w:w="0" w:type="dxa"/>
              <w:left w:w="0" w:type="dxa"/>
              <w:bottom w:w="0" w:type="dxa"/>
              <w:right w:w="0" w:type="dxa"/>
            </w:tcMar>
            <w:vAlign w:val="center"/>
          </w:tcPr>
          <w:p w14:paraId="002C8666" w14:textId="77777777" w:rsidR="00536A8B" w:rsidRDefault="00536A8B">
            <w:pPr>
              <w:widowControl w:val="0"/>
              <w:spacing w:line="240" w:lineRule="auto"/>
              <w:rPr>
                <w:sz w:val="20"/>
                <w:szCs w:val="20"/>
              </w:rPr>
            </w:pPr>
          </w:p>
        </w:tc>
        <w:tc>
          <w:tcPr>
            <w:tcW w:w="435" w:type="dxa"/>
            <w:tcBorders>
              <w:top w:val="single" w:sz="6" w:space="0" w:color="000000"/>
              <w:left w:val="single" w:sz="6" w:space="0" w:color="CCCCCC"/>
              <w:bottom w:val="single" w:sz="6" w:space="0" w:color="000000"/>
              <w:right w:val="single" w:sz="6" w:space="0" w:color="CCCCCC"/>
            </w:tcBorders>
            <w:tcMar>
              <w:top w:w="0" w:type="dxa"/>
              <w:left w:w="0" w:type="dxa"/>
              <w:bottom w:w="0" w:type="dxa"/>
              <w:right w:w="0" w:type="dxa"/>
            </w:tcMar>
            <w:vAlign w:val="center"/>
          </w:tcPr>
          <w:p w14:paraId="472CB851" w14:textId="77777777" w:rsidR="00536A8B" w:rsidRDefault="00000000">
            <w:pPr>
              <w:widowControl w:val="0"/>
              <w:spacing w:line="240" w:lineRule="auto"/>
              <w:jc w:val="center"/>
              <w:rPr>
                <w:sz w:val="20"/>
                <w:szCs w:val="20"/>
              </w:rPr>
            </w:pPr>
            <w:r>
              <w:rPr>
                <w:sz w:val="14"/>
                <w:szCs w:val="14"/>
              </w:rPr>
              <w:t>0.59</w:t>
            </w:r>
          </w:p>
        </w:tc>
        <w:tc>
          <w:tcPr>
            <w:tcW w:w="570" w:type="dxa"/>
            <w:tcBorders>
              <w:top w:val="single" w:sz="6" w:space="0" w:color="000000"/>
              <w:left w:val="single" w:sz="6" w:space="0" w:color="CCCCCC"/>
              <w:bottom w:val="single" w:sz="6" w:space="0" w:color="000000"/>
              <w:right w:val="single" w:sz="6" w:space="0" w:color="CCCCCC"/>
            </w:tcBorders>
            <w:tcMar>
              <w:top w:w="0" w:type="dxa"/>
              <w:left w:w="0" w:type="dxa"/>
              <w:bottom w:w="0" w:type="dxa"/>
              <w:right w:w="0" w:type="dxa"/>
            </w:tcMar>
            <w:vAlign w:val="center"/>
          </w:tcPr>
          <w:p w14:paraId="19A7DD49" w14:textId="77777777" w:rsidR="00536A8B" w:rsidRDefault="00000000">
            <w:pPr>
              <w:widowControl w:val="0"/>
              <w:spacing w:line="240" w:lineRule="auto"/>
              <w:jc w:val="center"/>
              <w:rPr>
                <w:sz w:val="20"/>
                <w:szCs w:val="20"/>
              </w:rPr>
            </w:pPr>
            <w:r>
              <w:rPr>
                <w:sz w:val="14"/>
                <w:szCs w:val="14"/>
              </w:rPr>
              <w:t>1.41</w:t>
            </w:r>
          </w:p>
        </w:tc>
        <w:tc>
          <w:tcPr>
            <w:tcW w:w="3855" w:type="dxa"/>
            <w:tcBorders>
              <w:top w:val="single" w:sz="6" w:space="0" w:color="000000"/>
              <w:left w:val="single" w:sz="6" w:space="0" w:color="CCCCCC"/>
              <w:bottom w:val="single" w:sz="6" w:space="0" w:color="000000"/>
              <w:right w:val="single" w:sz="6" w:space="0" w:color="CCCCCC"/>
            </w:tcBorders>
            <w:tcMar>
              <w:top w:w="43" w:type="dxa"/>
              <w:left w:w="43" w:type="dxa"/>
              <w:bottom w:w="43" w:type="dxa"/>
              <w:right w:w="43" w:type="dxa"/>
            </w:tcMar>
            <w:vAlign w:val="center"/>
          </w:tcPr>
          <w:p w14:paraId="57E103EC" w14:textId="77777777" w:rsidR="00536A8B" w:rsidRDefault="00000000">
            <w:pPr>
              <w:widowControl w:val="0"/>
              <w:spacing w:line="240" w:lineRule="auto"/>
              <w:rPr>
                <w:sz w:val="20"/>
                <w:szCs w:val="20"/>
              </w:rPr>
            </w:pPr>
            <w:r>
              <w:rPr>
                <w:sz w:val="14"/>
                <w:szCs w:val="14"/>
              </w:rPr>
              <w:t>hypothetical protein</w:t>
            </w:r>
          </w:p>
        </w:tc>
        <w:tc>
          <w:tcPr>
            <w:tcW w:w="2355" w:type="dxa"/>
            <w:tcBorders>
              <w:top w:val="single" w:sz="6" w:space="0" w:color="000000"/>
              <w:left w:val="single" w:sz="6" w:space="0" w:color="CCCCCC"/>
              <w:bottom w:val="single" w:sz="6" w:space="0" w:color="000000"/>
              <w:right w:val="single" w:sz="6" w:space="0" w:color="CCCCCC"/>
            </w:tcBorders>
            <w:tcMar>
              <w:top w:w="43" w:type="dxa"/>
              <w:left w:w="43" w:type="dxa"/>
              <w:bottom w:w="43" w:type="dxa"/>
              <w:right w:w="43" w:type="dxa"/>
            </w:tcMar>
            <w:vAlign w:val="center"/>
          </w:tcPr>
          <w:p w14:paraId="6E605CBB" w14:textId="77777777" w:rsidR="00536A8B" w:rsidRDefault="00000000">
            <w:pPr>
              <w:widowControl w:val="0"/>
              <w:spacing w:line="240" w:lineRule="auto"/>
              <w:rPr>
                <w:sz w:val="20"/>
                <w:szCs w:val="20"/>
              </w:rPr>
            </w:pPr>
            <w:r>
              <w:rPr>
                <w:sz w:val="14"/>
                <w:szCs w:val="14"/>
              </w:rPr>
              <w:t>Uncharacterized</w:t>
            </w:r>
          </w:p>
        </w:tc>
      </w:tr>
      <w:tr w:rsidR="00536A8B" w14:paraId="51F4B2AB" w14:textId="77777777">
        <w:trPr>
          <w:trHeight w:val="270"/>
        </w:trPr>
        <w:tc>
          <w:tcPr>
            <w:tcW w:w="9360" w:type="dxa"/>
            <w:gridSpan w:val="6"/>
            <w:tcBorders>
              <w:top w:val="single" w:sz="6" w:space="0" w:color="000000"/>
              <w:left w:val="nil"/>
              <w:right w:val="nil"/>
            </w:tcBorders>
            <w:tcMar>
              <w:top w:w="0" w:type="dxa"/>
              <w:left w:w="0" w:type="dxa"/>
              <w:bottom w:w="0" w:type="dxa"/>
              <w:right w:w="0" w:type="dxa"/>
            </w:tcMar>
            <w:vAlign w:val="center"/>
          </w:tcPr>
          <w:p w14:paraId="021DF2B5" w14:textId="77777777" w:rsidR="00536A8B" w:rsidRDefault="00000000">
            <w:pPr>
              <w:widowControl w:val="0"/>
              <w:spacing w:line="240" w:lineRule="auto"/>
              <w:rPr>
                <w:sz w:val="14"/>
                <w:szCs w:val="14"/>
              </w:rPr>
            </w:pPr>
            <w:r>
              <w:rPr>
                <w:sz w:val="14"/>
                <w:szCs w:val="14"/>
              </w:rPr>
              <w:t xml:space="preserve">  Asterisks (*) denote genes annotated via DIAMOND BLAST searches against the </w:t>
            </w:r>
            <w:proofErr w:type="spellStart"/>
            <w:r>
              <w:rPr>
                <w:sz w:val="14"/>
                <w:szCs w:val="14"/>
              </w:rPr>
              <w:t>UniProt</w:t>
            </w:r>
            <w:proofErr w:type="spellEnd"/>
            <w:r>
              <w:rPr>
                <w:sz w:val="14"/>
                <w:szCs w:val="14"/>
              </w:rPr>
              <w:t>/Swiss-Prot database.</w:t>
            </w:r>
          </w:p>
        </w:tc>
      </w:tr>
    </w:tbl>
    <w:p w14:paraId="33771B57" w14:textId="77777777" w:rsidR="00536A8B" w:rsidRDefault="00000000">
      <w:pPr>
        <w:pStyle w:val="Heading2"/>
        <w:spacing w:line="240" w:lineRule="auto"/>
      </w:pPr>
      <w:bookmarkStart w:id="52" w:name="_mqyjudv4pzv4" w:colFirst="0" w:colLast="0"/>
      <w:bookmarkEnd w:id="52"/>
      <w:r>
        <w:t>4. Discussion</w:t>
      </w:r>
    </w:p>
    <w:p w14:paraId="7B60A6E7" w14:textId="77777777" w:rsidR="00536A8B" w:rsidRDefault="00000000">
      <w:r>
        <w:t xml:space="preserve">Snow crab appear remarkably tolerant to ocean acidification compared with many other decapod crustaceans </w:t>
      </w:r>
      <w:hyperlink r:id="rId51">
        <w:r>
          <w:rPr>
            <w:color w:val="000000"/>
          </w:rPr>
          <w:t>(</w:t>
        </w:r>
        <w:proofErr w:type="spellStart"/>
        <w:r>
          <w:rPr>
            <w:color w:val="000000"/>
          </w:rPr>
          <w:t>Algayer</w:t>
        </w:r>
        <w:proofErr w:type="spellEnd"/>
        <w:r>
          <w:rPr>
            <w:color w:val="000000"/>
          </w:rPr>
          <w:t xml:space="preserve"> et al., 2023; Long et al., 2023)</w:t>
        </w:r>
      </w:hyperlink>
      <w:r>
        <w:t xml:space="preserve">, even during the juvenile stage when other species show high sensitivity (e.g., red king crab </w:t>
      </w:r>
      <w:hyperlink r:id="rId52">
        <w:r>
          <w:rPr>
            <w:color w:val="000000"/>
          </w:rPr>
          <w:t>(Long et al., 2013; Swiney et al., 2017)</w:t>
        </w:r>
      </w:hyperlink>
      <w:r>
        <w:t xml:space="preserve">). Long (2025) reported no detectable effect on juvenile growth or morphology during a full year of OA treatments. However, </w:t>
      </w:r>
      <w:proofErr w:type="gramStart"/>
      <w:r>
        <w:t>Long</w:t>
      </w:r>
      <w:proofErr w:type="gramEnd"/>
      <w:r>
        <w:t xml:space="preserve"> (2025) also revealed that snow crab tolerance has limits, with elevated molting-related mortality emerging after 250 days under severe acidification (pH 7.5), an effect that was not observed under moderate acidification (pH 7.8). In this discussion, we describe results from transcriptomic analyses conducted during the immediate acclimation period (8 h) and at an intermediate time point (88 d) that preceded mortality, to understand how snow crab </w:t>
      </w:r>
      <w:proofErr w:type="gramStart"/>
      <w:r>
        <w:t>tolerate</w:t>
      </w:r>
      <w:proofErr w:type="gramEnd"/>
      <w:r>
        <w:t xml:space="preserve"> OA, but why chronic exposure to severe acidification ultimately exceeds juveniles’ physiological capacity. Specifically, we describe (1) the major sources of gene expression variation across all treatments and time points, reflecting processes central to snow OA acclimation, (2) a more detailed description of the OA-responsive genes and processes that likely underpin short-term tolerance, and (3) transcriptional differences between moderate and severe OA at 88 days that reveal potential causes of mortality, and also identify candidate biomarkers distinguishing snow crab that are tolerating chronic OA and those that are experiencing chronic OA stress. </w:t>
      </w:r>
    </w:p>
    <w:p w14:paraId="45EFE501" w14:textId="77777777" w:rsidR="00536A8B" w:rsidRDefault="00000000">
      <w:pPr>
        <w:pStyle w:val="Heading4"/>
      </w:pPr>
      <w:bookmarkStart w:id="53" w:name="_nk4t4sx78j0w" w:colFirst="0" w:colLast="0"/>
      <w:bookmarkEnd w:id="53"/>
      <w:r>
        <w:lastRenderedPageBreak/>
        <w:t>4.1 Largest signals of variation include cellular stress-response and cuticle maintenance genes</w:t>
      </w:r>
    </w:p>
    <w:p w14:paraId="1F311F39" w14:textId="77777777" w:rsidR="00536A8B" w:rsidRDefault="00000000">
      <w:r>
        <w:t xml:space="preserve">We conducted an unsupervised PCA of all 11,097 expressed genes (Figure 2), revealing strong variation among treatments. Heat shock proteins (HSPs) were a central component of the OA response. The main axis of variability (PC1; Figure 2), which separated samples by treatment and exposure duration, was strongly influenced by HSP expression (nine of the top 55 genes with the highest negative PC1 loadings were HSPs; Table S1). HSPs act as molecular chaperones that stabilize and refold misfolded proteins under stress </w:t>
      </w:r>
      <w:hyperlink r:id="rId53">
        <w:r>
          <w:rPr>
            <w:color w:val="000000"/>
          </w:rPr>
          <w:t>(Roberts et al., 2010)</w:t>
        </w:r>
      </w:hyperlink>
      <w:r>
        <w:t xml:space="preserve">, and their induction is a hallmark of the cellular stress response in metazoans exposed to environmental stressors, including crustaceans under pH stress </w:t>
      </w:r>
      <w:hyperlink r:id="rId54">
        <w:r>
          <w:rPr>
            <w:color w:val="000000"/>
          </w:rPr>
          <w:t>(Harms et al., 2014; Kumar et al., 2022; P. Li, 2017)</w:t>
        </w:r>
      </w:hyperlink>
      <w:r>
        <w:t xml:space="preserve">. During the initial acclimation period (8 h), expression of several HSPs was elevated in both OA treatments relative to the control, and the control group itself exhibited high HSP expression, likely reflecting transient handling, transport, or general laboratory acclimation stress that subsided by Day 88 (see also </w:t>
      </w:r>
      <w:hyperlink r:id="rId55">
        <w:r>
          <w:rPr>
            <w:color w:val="000000"/>
          </w:rPr>
          <w:t>(Power et al., 2023)</w:t>
        </w:r>
      </w:hyperlink>
      <w:r>
        <w:t>). After 88 days, HSP expression remained higher under severe OA than under moderate OA, suggesting that chronic exposure to pH 7.5 continues to impose cellular stress requiring ongoing protein repair. Together, these patterns indicate that HSP induction occurs both as an acute acclimation response and as a marker of sustained stress under long-term, severe acidification.</w:t>
      </w:r>
    </w:p>
    <w:p w14:paraId="3A87889A" w14:textId="77777777" w:rsidR="00536A8B" w:rsidRDefault="00000000">
      <w:pPr>
        <w:ind w:firstLine="720"/>
      </w:pPr>
      <w:r>
        <w:t xml:space="preserve">Unsupervised analyses also revealed clear treatment effects on genes involved in chitin metabolism and cuticle structure. Two genes coding for the cuticle protein AM1199 (CUPA3), a component of the chitin-based exoskeletal matrix </w:t>
      </w:r>
      <w:hyperlink r:id="rId56">
        <w:r>
          <w:rPr>
            <w:color w:val="000000"/>
          </w:rPr>
          <w:t>(Liu et al., 2024)</w:t>
        </w:r>
      </w:hyperlink>
      <w:r>
        <w:t xml:space="preserve">, was highly and consistently expressed in severe OA </w:t>
      </w:r>
      <w:ins w:id="54" w:author="Jennifer Gardner - NOAA Federal" w:date="2025-11-20T22:10:00Z">
        <w:r>
          <w:t xml:space="preserve">crab </w:t>
        </w:r>
      </w:ins>
      <w:r>
        <w:t xml:space="preserve">during the short-term (8 h) exposure (Figure 5), suggesting an early protective response aimed at stabilizing or reinforcing the cuticle. During the long-term (88 d) exposure, AM1199 and other cuticle-related genes (putative CDA1, CU1A) remained elevated in severe OA relative to moderate OA. Consistent with sustained investment in cuticle maintenance or remodeling in OA, chitin-processing genes are associated with molting </w:t>
      </w:r>
      <w:hyperlink r:id="rId57">
        <w:r>
          <w:rPr>
            <w:color w:val="000000"/>
          </w:rPr>
          <w:t>(</w:t>
        </w:r>
        <w:proofErr w:type="spellStart"/>
        <w:r>
          <w:rPr>
            <w:color w:val="000000"/>
          </w:rPr>
          <w:t>Campli</w:t>
        </w:r>
        <w:proofErr w:type="spellEnd"/>
        <w:r>
          <w:rPr>
            <w:color w:val="000000"/>
          </w:rPr>
          <w:t xml:space="preserve"> et al., 2024)</w:t>
        </w:r>
      </w:hyperlink>
      <w:r>
        <w:t>. For instance, expression of chitin deacetylase (CDA1), which modifies chitin structure by influencing Ca</w:t>
      </w:r>
      <w:r>
        <w:rPr>
          <w:vertAlign w:val="superscript"/>
        </w:rPr>
        <w:t>2+</w:t>
      </w:r>
      <w:r>
        <w:t xml:space="preserve"> and protein binding </w:t>
      </w:r>
      <w:hyperlink r:id="rId58">
        <w:r>
          <w:rPr>
            <w:color w:val="000000"/>
          </w:rPr>
          <w:t>(Zhang et al., 2021)</w:t>
        </w:r>
      </w:hyperlink>
      <w:r>
        <w:t xml:space="preserve">, increases during molting and its disruption impairs molting in the Chinese mitten crab </w:t>
      </w:r>
      <w:hyperlink r:id="rId59">
        <w:r>
          <w:rPr>
            <w:color w:val="000000"/>
          </w:rPr>
          <w:t>(X. Li, Chu, et al., 2021; X. Li, Diao, et al., 2021)</w:t>
        </w:r>
      </w:hyperlink>
      <w:r>
        <w:t xml:space="preserve">. Given the persistent upregulation of cuticle-associated genes in crabs held long-term in severe OA, it is possible that chronic exposure causes energetic or structural challenges during molting that contribute to elevated mortality, even if surviving crabs show no apparent differences in carapace condition or growth </w:t>
      </w:r>
      <w:hyperlink r:id="rId60">
        <w:r>
          <w:rPr>
            <w:color w:val="000000"/>
          </w:rPr>
          <w:t>(</w:t>
        </w:r>
        <w:proofErr w:type="spellStart"/>
        <w:r>
          <w:rPr>
            <w:color w:val="000000"/>
          </w:rPr>
          <w:t>Algayer</w:t>
        </w:r>
        <w:proofErr w:type="spellEnd"/>
        <w:r>
          <w:rPr>
            <w:color w:val="000000"/>
          </w:rPr>
          <w:t xml:space="preserve"> et al., 2023)</w:t>
        </w:r>
      </w:hyperlink>
      <w:r>
        <w:t xml:space="preserve">(Long et al., 2025). Alternatively, some observed expression signals in snow crab may reflect modifications to chitinous structures on the gill or gut as well as the exoskeleton </w:t>
      </w:r>
      <w:hyperlink r:id="rId61">
        <w:r>
          <w:rPr>
            <w:color w:val="000000"/>
          </w:rPr>
          <w:t>(Novikov et al., 2023; Sarmiento et al., 2016; Zhang et al., 2021)</w:t>
        </w:r>
      </w:hyperlink>
      <w:r>
        <w:t>, an idea that warrants tissue-specific investigation.</w:t>
      </w:r>
    </w:p>
    <w:p w14:paraId="7C904CF0" w14:textId="77777777" w:rsidR="00536A8B" w:rsidRDefault="00000000">
      <w:pPr>
        <w:pStyle w:val="Heading4"/>
      </w:pPr>
      <w:bookmarkStart w:id="55" w:name="_5lveb4x689k2" w:colFirst="0" w:colLast="0"/>
      <w:bookmarkEnd w:id="55"/>
      <w:r>
        <w:t>4.2 Short-term OA tolerance: acclimation mechanisms (8-hr response)</w:t>
      </w:r>
    </w:p>
    <w:p w14:paraId="46E4A0F4" w14:textId="77777777" w:rsidR="00536A8B" w:rsidRDefault="00000000">
      <w:pPr>
        <w:pStyle w:val="Heading5"/>
      </w:pPr>
      <w:bookmarkStart w:id="56" w:name="_i87zpbg4diep" w:colFirst="0" w:colLast="0"/>
      <w:bookmarkEnd w:id="56"/>
      <w:r>
        <w:t xml:space="preserve">4.2.1 Commonly affected processes &amp; genes </w:t>
      </w:r>
    </w:p>
    <w:p w14:paraId="4BFF7D97" w14:textId="77777777" w:rsidR="00536A8B" w:rsidRDefault="00000000">
      <w:commentRangeStart w:id="57"/>
      <w:r>
        <w:t>Snow crab tolerance to ocean acidification may partly stem from their ability to activate key metabolic and protective pathways while minimizing unnecessary or costly ones</w:t>
      </w:r>
      <w:commentRangeEnd w:id="57"/>
      <w:r>
        <w:commentReference w:id="57"/>
      </w:r>
      <w:r>
        <w:t xml:space="preserve">. After short-term (8 h) exposure, snow crabs in both OA treatments highly expressed genes involved in aerobic respiration and mitochondrial metabolism, with the response being far more pronounced </w:t>
      </w:r>
      <w:r>
        <w:lastRenderedPageBreak/>
        <w:t xml:space="preserve">under severe OA (pH 7.5). Approximately 30% of all genes highly expressed in severe OA were mitochondrial, including numerous ribosomal subunits, translation factors, respiratory chain components, and assembly proteins, reflecting large-scale activation of mitochondrial biogenesis and turnover. These results demonstrate a robust, OA-driven metabolic activation. The capacity to upregulate energy metabolism likely underpins snow crab’s short-term tolerance to acidified </w:t>
      </w:r>
      <w:proofErr w:type="gramStart"/>
      <w:r>
        <w:t>conditions, and</w:t>
      </w:r>
      <w:proofErr w:type="gramEnd"/>
      <w:r>
        <w:t xml:space="preserve"> is likely necessary to sustain protein repair and other energy-intensive defense processes. Future studies could target metabolic genes (Table 2) across a wider range of pH levels to identify the threshold at which metabolic depression begins to occur in snow crab </w:t>
      </w:r>
      <w:hyperlink r:id="rId62">
        <w:r>
          <w:rPr>
            <w:color w:val="000000"/>
          </w:rPr>
          <w:t>(</w:t>
        </w:r>
        <w:proofErr w:type="spellStart"/>
        <w:r>
          <w:rPr>
            <w:color w:val="000000"/>
          </w:rPr>
          <w:t>Bednaršek</w:t>
        </w:r>
        <w:proofErr w:type="spellEnd"/>
        <w:r>
          <w:rPr>
            <w:color w:val="000000"/>
          </w:rPr>
          <w:t xml:space="preserve"> et al., 2021; McElhany &amp; Busch, 2024)</w:t>
        </w:r>
      </w:hyperlink>
      <w:r>
        <w:t>, as observed in the great spider crab (</w:t>
      </w:r>
      <w:r>
        <w:rPr>
          <w:i/>
          <w:iCs/>
        </w:rPr>
        <w:t xml:space="preserve">Hyas </w:t>
      </w:r>
      <w:proofErr w:type="spellStart"/>
      <w:r>
        <w:rPr>
          <w:i/>
          <w:iCs/>
        </w:rPr>
        <w:t>araneus</w:t>
      </w:r>
      <w:proofErr w:type="spellEnd"/>
      <w:r>
        <w:t xml:space="preserve">; </w:t>
      </w:r>
      <w:hyperlink r:id="rId63">
        <w:r>
          <w:rPr>
            <w:color w:val="000000"/>
          </w:rPr>
          <w:t>(Harms et al., 2014)</w:t>
        </w:r>
      </w:hyperlink>
      <w:r>
        <w:t>).</w:t>
      </w:r>
    </w:p>
    <w:p w14:paraId="2381F89A" w14:textId="77777777" w:rsidR="00536A8B" w:rsidRDefault="00000000">
      <w:pPr>
        <w:ind w:firstLine="720"/>
      </w:pPr>
      <w:r>
        <w:t>About one third of the genes differentially expressed under moderate OA at 8 h were also upregulated under severe OA, indicating a shared core set essential for OA acclimation (Table 2). In addition to mitochondrial and metabolic genes, these included those involved in β-oxidation, carbohydrate metabolism, protein processing, transcriptional regulation, and intracellular transport. One such gene, NUP43, encoding a nucleoporin, was elevated in both treatments and remained upregulated after 88 days (Figure 5). A related nucleoporin (NUP54) was identified as a hub gene during prolonged high-pH stress in shrimp (</w:t>
      </w:r>
      <w:proofErr w:type="spellStart"/>
      <w:r>
        <w:rPr>
          <w:i/>
          <w:iCs/>
        </w:rPr>
        <w:t>Litopenaeus</w:t>
      </w:r>
      <w:proofErr w:type="spellEnd"/>
      <w:r>
        <w:rPr>
          <w:i/>
          <w:iCs/>
        </w:rPr>
        <w:t xml:space="preserve"> </w:t>
      </w:r>
      <w:proofErr w:type="spellStart"/>
      <w:r>
        <w:rPr>
          <w:i/>
          <w:iCs/>
        </w:rPr>
        <w:t>vannamei</w:t>
      </w:r>
      <w:proofErr w:type="spellEnd"/>
      <w:r>
        <w:t xml:space="preserve">; </w:t>
      </w:r>
      <w:hyperlink r:id="rId64">
        <w:r>
          <w:rPr>
            <w:color w:val="000000"/>
          </w:rPr>
          <w:t>(Huang et al., 2018)</w:t>
        </w:r>
      </w:hyperlink>
      <w:r>
        <w:t>), where its interaction with HSPA4 likely promoted mRNA export through the nuclear pore complex. NUP43 may serve a similar function in snow crab, helping maintain mRNA trafficking and protein synthesis under acidified conditions.</w:t>
      </w:r>
    </w:p>
    <w:p w14:paraId="4C2AF141" w14:textId="77777777" w:rsidR="00536A8B" w:rsidRDefault="00000000">
      <w:pPr>
        <w:ind w:firstLine="720"/>
      </w:pPr>
      <w:r>
        <w:t xml:space="preserve">Genes expressed at lower levels in both short-term OA treatments were associated with structural maintenance, immune function, and solute transport. Several genes linked to cell adhesion and cytoskeletal organization (TGFBI, Cad87A, </w:t>
      </w:r>
      <w:proofErr w:type="spellStart"/>
      <w:r>
        <w:t>sas</w:t>
      </w:r>
      <w:proofErr w:type="spellEnd"/>
      <w:r>
        <w:t xml:space="preserve">, rhpn2, MYO18A, </w:t>
      </w:r>
      <w:proofErr w:type="spellStart"/>
      <w:r>
        <w:t>CycG</w:t>
      </w:r>
      <w:proofErr w:type="spellEnd"/>
      <w:r>
        <w:t xml:space="preserve">) were less abundant, including </w:t>
      </w:r>
      <w:proofErr w:type="gramStart"/>
      <w:r>
        <w:t>a gene</w:t>
      </w:r>
      <w:proofErr w:type="gramEnd"/>
      <w:r>
        <w:t xml:space="preserve"> coding for Cadherin 87A, which remained low after 88 days in both OA treatments (Figure 5). Two </w:t>
      </w:r>
      <w:proofErr w:type="spellStart"/>
      <w:r>
        <w:t>proclotting</w:t>
      </w:r>
      <w:proofErr w:type="spellEnd"/>
      <w:r>
        <w:t xml:space="preserve"> enzymes (PCE) and solute transporters (oct-1/SLC22A1) were likewise reduced, consistent with short-term suppression of immune activity, and potential shifts in osmotic balance that reduce the need for active osmolyte transport. It is possible that, rather than simple transcriptional downregulation, these patterns may reflect high metabolic or protein demand outpacing transcription </w:t>
      </w:r>
      <w:proofErr w:type="gramStart"/>
      <w:r>
        <w:t>rate</w:t>
      </w:r>
      <w:proofErr w:type="gramEnd"/>
      <w:r>
        <w:t xml:space="preserve">. Because RNA-seq measures steady-state mRNA abundance, apparent decreases can result from reduced transcription, increased mRNA decay, or rapid turnover </w:t>
      </w:r>
      <w:hyperlink r:id="rId65">
        <w:r>
          <w:rPr>
            <w:color w:val="000000"/>
          </w:rPr>
          <w:t>(</w:t>
        </w:r>
        <w:proofErr w:type="spellStart"/>
        <w:r>
          <w:rPr>
            <w:color w:val="000000"/>
          </w:rPr>
          <w:t>Schwanhäusser</w:t>
        </w:r>
        <w:proofErr w:type="spellEnd"/>
        <w:r>
          <w:rPr>
            <w:color w:val="000000"/>
          </w:rPr>
          <w:t xml:space="preserve"> et al., 2011)</w:t>
        </w:r>
      </w:hyperlink>
      <w:r>
        <w:t>. Future studies sampling tissues at finer temporal scales during early acclimation could help resolve transient mRNA dynamics and distinguish fluctuations from true gene suppression.</w:t>
      </w:r>
    </w:p>
    <w:p w14:paraId="26762521" w14:textId="77777777" w:rsidR="00536A8B" w:rsidRDefault="00000000">
      <w:pPr>
        <w:pStyle w:val="Heading5"/>
        <w:rPr>
          <w:b/>
          <w:bCs/>
        </w:rPr>
      </w:pPr>
      <w:bookmarkStart w:id="58" w:name="_isy61qklv7v" w:colFirst="0" w:colLast="0"/>
      <w:bookmarkEnd w:id="58"/>
      <w:r>
        <w:t>4.2.2 Treatment-specific processes and genes: ion/osmotic regulation vs. damage mitigation</w:t>
      </w:r>
    </w:p>
    <w:p w14:paraId="1D7B26A7" w14:textId="77777777" w:rsidR="00536A8B" w:rsidRDefault="00000000">
      <w:r>
        <w:t xml:space="preserve">Differences between moderate and severe short-term OA responses indicate that snow crab tolerance operates along a continuum, where mild acidification elicits regulatory adjustments, and stronger acidification triggers defensive and repair mechanisms. Genes elevated in only moderate OA were primarily involved in solute transport and osmotic regulation, including SLC22A13, an organic ion transporter that may facilitate ion balance </w:t>
      </w:r>
      <w:hyperlink r:id="rId66">
        <w:r>
          <w:rPr>
            <w:color w:val="000000"/>
          </w:rPr>
          <w:t>(Nigam, 2018)</w:t>
        </w:r>
      </w:hyperlink>
      <w:r>
        <w:t xml:space="preserve">, and SLC5A3, which imports osmolytes against a Na⁺ gradient to support cell volume and osmotic stability </w:t>
      </w:r>
      <w:hyperlink r:id="rId67">
        <w:r>
          <w:rPr>
            <w:color w:val="000000"/>
          </w:rPr>
          <w:t>(Chauvin &amp; Griswold, 2004)</w:t>
        </w:r>
      </w:hyperlink>
      <w:r>
        <w:t>. Their co-expression suggests tight coupling between acid-</w:t>
      </w:r>
      <w:proofErr w:type="gramStart"/>
      <w:r>
        <w:t>base</w:t>
      </w:r>
      <w:proofErr w:type="gramEnd"/>
      <w:r>
        <w:t xml:space="preserve"> and osmotic homeostasis during acclimation to mild acidification. Increased expression of doxa-1 (dual oxidase maturation factor 1) in moderate OA further points to enhanced redox </w:t>
      </w:r>
      <w:r>
        <w:lastRenderedPageBreak/>
        <w:t xml:space="preserve">signaling or oxidative stress response regulation during this compensatory phase </w:t>
      </w:r>
      <w:hyperlink r:id="rId68">
        <w:r>
          <w:rPr>
            <w:color w:val="000000"/>
          </w:rPr>
          <w:t>(Hu et al., 2023)</w:t>
        </w:r>
      </w:hyperlink>
      <w:r>
        <w:t>. In contrast, genes elevated only under severe OA were linked to cellular protection and damage mitigation, such as TDRD9 and HARBI1 (transposon silencing and DNA repair)</w:t>
      </w:r>
      <w:hyperlink r:id="rId69">
        <w:r>
          <w:rPr>
            <w:color w:val="000000"/>
          </w:rPr>
          <w:t xml:space="preserve">(Gan et al., 2019; </w:t>
        </w:r>
        <w:proofErr w:type="spellStart"/>
        <w:r>
          <w:rPr>
            <w:color w:val="000000"/>
          </w:rPr>
          <w:t>Kapitonov</w:t>
        </w:r>
        <w:proofErr w:type="spellEnd"/>
        <w:r>
          <w:rPr>
            <w:color w:val="000000"/>
          </w:rPr>
          <w:t xml:space="preserve"> &amp; Jurka, 2004)</w:t>
        </w:r>
      </w:hyperlink>
      <w:r>
        <w:t xml:space="preserve"> and FCN2 (innate immune recognition, apoptosis)</w:t>
      </w:r>
      <w:hyperlink r:id="rId70">
        <w:r>
          <w:rPr>
            <w:color w:val="000000"/>
          </w:rPr>
          <w:t>(Jensen et al., 2007)</w:t>
        </w:r>
      </w:hyperlink>
      <w:r>
        <w:t>.</w:t>
      </w:r>
    </w:p>
    <w:p w14:paraId="188688F8" w14:textId="77777777" w:rsidR="00536A8B" w:rsidRDefault="00000000">
      <w:pPr>
        <w:ind w:firstLine="720"/>
      </w:pPr>
      <w:r>
        <w:t xml:space="preserve">A gene in the crustacean hyperglycemic hormone (CHH) superfamily </w:t>
      </w:r>
      <w:hyperlink r:id="rId71">
        <w:r>
          <w:rPr>
            <w:color w:val="000000"/>
          </w:rPr>
          <w:t>(Fanjul-Moles, 2006)</w:t>
        </w:r>
      </w:hyperlink>
      <w:r>
        <w:t xml:space="preserve"> showed markedly higher expression under moderate OA at 8 h (MOIH), and at 88 days in both OA treatments (Fig. 3 &amp; 5, Table 2). MOIH encodes the mandibular organ-inhibiting hormone, a neuropeptide that suppresses vitellogenesis </w:t>
      </w:r>
      <w:hyperlink r:id="rId72">
        <w:r>
          <w:rPr>
            <w:color w:val="000000"/>
          </w:rPr>
          <w:t>(Ding et al., 2023)</w:t>
        </w:r>
      </w:hyperlink>
      <w:r>
        <w:t xml:space="preserve">. Similar transcripts were also elevated under transport stress in snow crab </w:t>
      </w:r>
      <w:hyperlink r:id="rId73">
        <w:r>
          <w:rPr>
            <w:color w:val="000000"/>
          </w:rPr>
          <w:t>(Power et al., 2023)</w:t>
        </w:r>
      </w:hyperlink>
      <w:r>
        <w:t xml:space="preserve">, suggesting a broader stress-related role. Power et al. (2023) suggested that these transcripts may instead encode other CHH-family members regulating hemolymph glucose </w:t>
      </w:r>
      <w:hyperlink r:id="rId74">
        <w:r>
          <w:rPr>
            <w:color w:val="000000"/>
          </w:rPr>
          <w:t>(Stoner, 2012; Webster et al., 2012)</w:t>
        </w:r>
      </w:hyperlink>
      <w:r>
        <w:t xml:space="preserve">, and their upregulation may reflect metabolic or </w:t>
      </w:r>
      <w:proofErr w:type="spellStart"/>
      <w:r>
        <w:t>ionoregulatory</w:t>
      </w:r>
      <w:proofErr w:type="spellEnd"/>
      <w:r>
        <w:t xml:space="preserve"> responses. Consistent with this hypothesis, CHH genes are known to influence ion and osmoregulation </w:t>
      </w:r>
      <w:hyperlink r:id="rId75">
        <w:r>
          <w:rPr>
            <w:color w:val="000000"/>
          </w:rPr>
          <w:t xml:space="preserve">(Chen et al., 2020; </w:t>
        </w:r>
        <w:proofErr w:type="spellStart"/>
        <w:r>
          <w:rPr>
            <w:color w:val="000000"/>
          </w:rPr>
          <w:t>Spanings</w:t>
        </w:r>
        <w:proofErr w:type="spellEnd"/>
        <w:r>
          <w:rPr>
            <w:color w:val="000000"/>
          </w:rPr>
          <w:t>-Pierrot et al., 2000)</w:t>
        </w:r>
      </w:hyperlink>
      <w:r>
        <w:t xml:space="preserve">. </w:t>
      </w:r>
      <w:commentRangeStart w:id="59"/>
      <w:r>
        <w:t xml:space="preserve">Given that long-term OA exposure does not affect female fecundity </w:t>
      </w:r>
      <w:hyperlink r:id="rId76">
        <w:r>
          <w:rPr>
            <w:color w:val="000000"/>
          </w:rPr>
          <w:t>(Long et al., 2023)</w:t>
        </w:r>
      </w:hyperlink>
      <w:commentRangeEnd w:id="59"/>
      <w:r>
        <w:commentReference w:id="59"/>
      </w:r>
      <w:r>
        <w:t>, the snow crab genes annotated as MOIH are likely misidentified members of the CHH superfamily. The observed elevation of MOIH/CHH-like transcripts, initially under moderate OA and maintained across both long-term OA treatments, likely reflects a compensatory regulatory shift to sustain metabolic and osmotic homeostasis, rather than a signal of reproductive inhibition.</w:t>
      </w:r>
    </w:p>
    <w:p w14:paraId="7C4163B0" w14:textId="77777777" w:rsidR="00536A8B" w:rsidRDefault="00000000">
      <w:pPr>
        <w:ind w:firstLine="720"/>
      </w:pPr>
      <w:r>
        <w:t>Notably absent from the OA response were canonical ion-transport genes that code for Na</w:t>
      </w:r>
      <w:r>
        <w:rPr>
          <w:vertAlign w:val="superscript"/>
        </w:rPr>
        <w:t>+</w:t>
      </w:r>
      <w:r>
        <w:t>/K</w:t>
      </w:r>
      <w:r>
        <w:rPr>
          <w:vertAlign w:val="superscript"/>
        </w:rPr>
        <w:t>+</w:t>
      </w:r>
      <w:r>
        <w:t>-ATPase and V-type H</w:t>
      </w:r>
      <w:r>
        <w:rPr>
          <w:vertAlign w:val="superscript"/>
        </w:rPr>
        <w:t>+</w:t>
      </w:r>
      <w:r>
        <w:t xml:space="preserve">-ATPase. Whether crustaceans regulate or conform to external pH varies by species, life stage, and ion, but snow crab larvae and juveniles are generally </w:t>
      </w:r>
      <w:proofErr w:type="spellStart"/>
      <w:r>
        <w:t>osmoconformers</w:t>
      </w:r>
      <w:proofErr w:type="spellEnd"/>
      <w:r>
        <w:t xml:space="preserve"> (juveniles were previously found to </w:t>
      </w:r>
      <w:proofErr w:type="spellStart"/>
      <w:r>
        <w:t>hyporegulate</w:t>
      </w:r>
      <w:proofErr w:type="spellEnd"/>
      <w:r>
        <w:t xml:space="preserve"> magnesium only, </w:t>
      </w:r>
      <w:hyperlink r:id="rId77">
        <w:r>
          <w:rPr>
            <w:color w:val="000000"/>
          </w:rPr>
          <w:t>(</w:t>
        </w:r>
        <w:proofErr w:type="spellStart"/>
        <w:r>
          <w:rPr>
            <w:color w:val="000000"/>
          </w:rPr>
          <w:t>Charmantier</w:t>
        </w:r>
        <w:proofErr w:type="spellEnd"/>
        <w:r>
          <w:rPr>
            <w:color w:val="000000"/>
          </w:rPr>
          <w:t xml:space="preserve"> &amp; </w:t>
        </w:r>
        <w:proofErr w:type="spellStart"/>
        <w:r>
          <w:rPr>
            <w:color w:val="000000"/>
          </w:rPr>
          <w:t>Charmantier‐Daures</w:t>
        </w:r>
        <w:proofErr w:type="spellEnd"/>
        <w:r>
          <w:rPr>
            <w:color w:val="000000"/>
          </w:rPr>
          <w:t>, 1995)</w:t>
        </w:r>
      </w:hyperlink>
      <w:r>
        <w:t>). This suggests that juveniles may partially conform to environmental pH/pCO</w:t>
      </w:r>
      <w:r>
        <w:rPr>
          <w:vertAlign w:val="subscript"/>
        </w:rPr>
        <w:t>2</w:t>
      </w:r>
      <w:r>
        <w:t xml:space="preserve"> rather than actively </w:t>
      </w:r>
      <w:proofErr w:type="gramStart"/>
      <w:r>
        <w:t>regulate, and</w:t>
      </w:r>
      <w:proofErr w:type="gramEnd"/>
      <w:r>
        <w:t xml:space="preserve"> may explain why we did not detect differences in canonical ion pumps. However, other decapods do show OA-induced modulation of osmolyte transporters and CHH-family neuropeptides linked to ion and glucose balance </w:t>
      </w:r>
      <w:hyperlink r:id="rId78">
        <w:r>
          <w:rPr>
            <w:color w:val="000000"/>
          </w:rPr>
          <w:t>(Luo et al., 2021; Shen et al., 2021)</w:t>
        </w:r>
      </w:hyperlink>
      <w:r>
        <w:t xml:space="preserve">, indicating that compensation in snow crab could occur through alternative molecular pathways. Furthermore, RNA data was derived from homogenized whole-body tissues, thus gill-specific ion transport responses may have been underrepresented. Focused gill expression studies could better resolve the molecular basis of acid-base regulation in snow </w:t>
      </w:r>
      <w:proofErr w:type="gramStart"/>
      <w:r>
        <w:t>crab</w:t>
      </w:r>
      <w:proofErr w:type="gramEnd"/>
      <w:r>
        <w:t>.</w:t>
      </w:r>
    </w:p>
    <w:p w14:paraId="739A4FB8" w14:textId="77777777" w:rsidR="00536A8B" w:rsidRDefault="00000000">
      <w:pPr>
        <w:pStyle w:val="Heading4"/>
      </w:pPr>
      <w:bookmarkStart w:id="60" w:name="_e0l6as3l5bmj" w:colFirst="0" w:colLast="0"/>
      <w:bookmarkEnd w:id="60"/>
      <w:r>
        <w:t xml:space="preserve">4.3 Molecular signatures of chronic OA exposure  </w:t>
      </w:r>
    </w:p>
    <w:p w14:paraId="01F13E8F" w14:textId="77777777" w:rsidR="00536A8B" w:rsidRDefault="00000000">
      <w:r>
        <w:t xml:space="preserve">After 88 days, crabs showed no outward signs of stress in survival, growth, or molt timing. However, the two OA treatments likely represent distinct positions along the stress-performance continuum. Crabs under moderate OA (pH 7.8) were probably functioning within their tolerance range, near the physiological optimum or entering the </w:t>
      </w:r>
      <w:proofErr w:type="spellStart"/>
      <w:r>
        <w:t>pejus</w:t>
      </w:r>
      <w:proofErr w:type="spellEnd"/>
      <w:r>
        <w:t xml:space="preserve"> zone, whereas those under severe OA (pH 7.5) were operating under suboptimal conditions. This interpretation aligns with the delayed but substantial mortality observed after ~250 days in </w:t>
      </w:r>
      <w:proofErr w:type="gramStart"/>
      <w:r>
        <w:t>the severe</w:t>
      </w:r>
      <w:proofErr w:type="gramEnd"/>
      <w:r>
        <w:t xml:space="preserve"> treatment, which ultimately was appr. 40% higher than the moderate group (Long 2025). The transcriptional profiles captured at day 88 therefore provide an early glimpse into molecular processes distinguishing sustained tolerance from accumulating stress.</w:t>
      </w:r>
    </w:p>
    <w:p w14:paraId="1EF9990B" w14:textId="77777777" w:rsidR="00536A8B" w:rsidRDefault="00000000">
      <w:pPr>
        <w:pStyle w:val="Heading5"/>
      </w:pPr>
      <w:bookmarkStart w:id="61" w:name="_6yqn3zam6kg" w:colFirst="0" w:colLast="0"/>
      <w:bookmarkEnd w:id="61"/>
      <w:r>
        <w:lastRenderedPageBreak/>
        <w:t xml:space="preserve">4.3.1 Signatures of a crab tolerant of chronic, moderate OA </w:t>
      </w:r>
    </w:p>
    <w:p w14:paraId="6870EB1A" w14:textId="77777777" w:rsidR="00536A8B" w:rsidRDefault="00000000">
      <w:r>
        <w:t xml:space="preserve">We identified dozens of genes with elevated expression after 88 days under moderate OA, which may contribute to snow crab’s long-term resilience to acidified conditions (Table 3 &amp; Table S4). Many encode secreted or membrane-associated proteins, including integumentary mucin B.1 (MUCB1, Figure 5), serine protease 55 (PRSS55, also annotated to PROC, a vitamin K-dependent protein C), and sodium-dependent multivitamin transporter (Slc5a6). MUCB1 forms protective mucin coatings on epithelial surfaces </w:t>
      </w:r>
      <w:hyperlink r:id="rId79">
        <w:r>
          <w:rPr>
            <w:color w:val="000000"/>
          </w:rPr>
          <w:t>(Probst et al., 1990)</w:t>
        </w:r>
      </w:hyperlink>
      <w:r>
        <w:t>, while PROC/PRSS55likely regulates blood coagulation to protect endothelial cells, and Slc5a6 mediates Na</w:t>
      </w:r>
      <w:r>
        <w:rPr>
          <w:vertAlign w:val="superscript"/>
        </w:rPr>
        <w:t>+</w:t>
      </w:r>
      <w:r>
        <w:t xml:space="preserve">-coupled vitamin uptake and is essential for gut mucosa maintenance in mice </w:t>
      </w:r>
      <w:hyperlink r:id="rId80">
        <w:r>
          <w:rPr>
            <w:color w:val="000000"/>
          </w:rPr>
          <w:t>(</w:t>
        </w:r>
        <w:proofErr w:type="spellStart"/>
        <w:r>
          <w:rPr>
            <w:color w:val="000000"/>
          </w:rPr>
          <w:t>Sabui</w:t>
        </w:r>
        <w:proofErr w:type="spellEnd"/>
        <w:r>
          <w:rPr>
            <w:color w:val="000000"/>
          </w:rPr>
          <w:t xml:space="preserve"> et al., 2016)</w:t>
        </w:r>
      </w:hyperlink>
      <w:r>
        <w:t>, suggesting reinforced epithelial and mucosal defenses through enhanced secretion, proteolysis, and nutrient uptake. High expression of metabolic enzymes such as pancreatic triacylglycerol lipase (</w:t>
      </w:r>
      <w:proofErr w:type="spellStart"/>
      <w:r>
        <w:t>Pnlip</w:t>
      </w:r>
      <w:proofErr w:type="spellEnd"/>
      <w:r>
        <w:t xml:space="preserve">, Figure 5) further points to increased lipid turnover supporting energetic and membrane demands </w:t>
      </w:r>
      <w:hyperlink r:id="rId81">
        <w:r>
          <w:rPr>
            <w:color w:val="000000"/>
          </w:rPr>
          <w:t>(Lowe, 2002)</w:t>
        </w:r>
      </w:hyperlink>
      <w:r>
        <w:t xml:space="preserve">. Elevated ion-transport genes, notably the proton channel </w:t>
      </w:r>
      <w:proofErr w:type="spellStart"/>
      <w:r>
        <w:t>OtopLc</w:t>
      </w:r>
      <w:proofErr w:type="spellEnd"/>
      <w:r>
        <w:t xml:space="preserve"> (Figure 5) and chloride channel </w:t>
      </w:r>
      <w:proofErr w:type="spellStart"/>
      <w:r>
        <w:t>ClC</w:t>
      </w:r>
      <w:proofErr w:type="spellEnd"/>
      <w:r>
        <w:t xml:space="preserve">-a, imply active </w:t>
      </w:r>
      <w:proofErr w:type="spellStart"/>
      <w:r>
        <w:t>ion</w:t>
      </w:r>
      <w:proofErr w:type="spellEnd"/>
      <w:r>
        <w:t xml:space="preserve"> regulation </w:t>
      </w:r>
      <w:hyperlink r:id="rId82">
        <w:r>
          <w:rPr>
            <w:color w:val="000000"/>
          </w:rPr>
          <w:t>(Cabrero et al., 2014; W. W. Chang et al., 2021; Wheatly &amp; Henry, 1992)</w:t>
        </w:r>
      </w:hyperlink>
      <w:r>
        <w:t xml:space="preserve">. Several immune-regulatory genes were also upregulated, including masquerade (mas) which potentially moderate inflammation levels, cell adhesion, and epithelial integrity </w:t>
      </w:r>
      <w:hyperlink r:id="rId83">
        <w:r>
          <w:rPr>
            <w:color w:val="000000"/>
          </w:rPr>
          <w:t>(</w:t>
        </w:r>
        <w:proofErr w:type="spellStart"/>
        <w:r>
          <w:rPr>
            <w:color w:val="000000"/>
          </w:rPr>
          <w:t>Murugasu</w:t>
        </w:r>
        <w:proofErr w:type="spellEnd"/>
        <w:r>
          <w:rPr>
            <w:color w:val="000000"/>
          </w:rPr>
          <w:t>-Oei et al., 1995)</w:t>
        </w:r>
      </w:hyperlink>
      <w:r>
        <w:t xml:space="preserve">, and a gene similar to cybc1 (GWK47_039981), which promotes reactive oxygen species production for pathogen defense </w:t>
      </w:r>
      <w:hyperlink r:id="rId84">
        <w:r>
          <w:rPr>
            <w:color w:val="000000"/>
          </w:rPr>
          <w:t>(Arnadottir et al., 2018)</w:t>
        </w:r>
      </w:hyperlink>
      <w:r>
        <w:t xml:space="preserve">. High expression of adhesion, and structural genes, including TGFBI, OLPB₂, Titin, and two Twitchin paralogs, suggest coordinated maintenance of muscle function </w:t>
      </w:r>
      <w:hyperlink r:id="rId85">
        <w:r>
          <w:rPr>
            <w:color w:val="000000"/>
          </w:rPr>
          <w:t xml:space="preserve">(Ayme-Southgate et al., 1991; </w:t>
        </w:r>
        <w:proofErr w:type="spellStart"/>
        <w:r>
          <w:rPr>
            <w:color w:val="000000"/>
          </w:rPr>
          <w:t>Murugasu</w:t>
        </w:r>
        <w:proofErr w:type="spellEnd"/>
        <w:r>
          <w:rPr>
            <w:color w:val="000000"/>
          </w:rPr>
          <w:t>-Oei et al., 1995)</w:t>
        </w:r>
      </w:hyperlink>
      <w:r>
        <w:t>. Collectively, the dominant transcriptional signals under long-term exposure to moderate OA indicate enhanced secretion of protective proteins and enzymes, strengthened epithelial barriers, stabilized ion gradients, and maintained immune and structural function compared to those in severe OA.</w:t>
      </w:r>
    </w:p>
    <w:p w14:paraId="4EF82673" w14:textId="77777777" w:rsidR="00536A8B" w:rsidRDefault="00000000">
      <w:pPr>
        <w:pStyle w:val="Heading5"/>
      </w:pPr>
      <w:bookmarkStart w:id="62" w:name="_aujiwy9t9f91" w:colFirst="0" w:colLast="0"/>
      <w:bookmarkEnd w:id="62"/>
      <w:r>
        <w:t>4.3.2 Signatures and candidate biomarkers of chronic OA stress</w:t>
      </w:r>
    </w:p>
    <w:p w14:paraId="20E7FA19" w14:textId="77777777" w:rsidR="00536A8B" w:rsidRDefault="00000000">
      <w:r>
        <w:t xml:space="preserve">Genes highly expressed after 88 days under severe OA provide mechanistic insight into chronic acidification stress that, as shown by Long (2025), ultimately leads to elevated molt-associated mortality in juvenile snow crabs. Broadly, genes upregulated in severe OA relative to moderate OA were involved in protein folding, genome maintenance, transcriptional regulation, pH homeostasis, and immune and metabolic control (Table 3). Many of these same processes were elevated in severe OA during the initial acclimation phase, indicating that exposure to pH 7.5 constitutes a stressor despite long-term exposure. </w:t>
      </w:r>
    </w:p>
    <w:p w14:paraId="7E724F45" w14:textId="77777777" w:rsidR="00536A8B" w:rsidRDefault="00000000">
      <w:pPr>
        <w:ind w:firstLine="720"/>
      </w:pPr>
      <w:r>
        <w:t>Genes involved in chaperone-mediated refolding (</w:t>
      </w:r>
      <w:r>
        <w:rPr>
          <w:i/>
          <w:iCs/>
        </w:rPr>
        <w:t>e.g.</w:t>
      </w:r>
      <w:r>
        <w:t>, HSP71, HSP90AA1, Hspbp1) and proteasomal degradation (</w:t>
      </w:r>
      <w:r>
        <w:rPr>
          <w:i/>
          <w:iCs/>
        </w:rPr>
        <w:t>e.g.</w:t>
      </w:r>
      <w:r>
        <w:t>, ZFAND2B, l(</w:t>
      </w:r>
      <w:proofErr w:type="gramStart"/>
      <w:r>
        <w:t>2)</w:t>
      </w:r>
      <w:proofErr w:type="spellStart"/>
      <w:r>
        <w:t>dtl</w:t>
      </w:r>
      <w:proofErr w:type="spellEnd"/>
      <w:proofErr w:type="gramEnd"/>
      <w:r>
        <w:t xml:space="preserve">) were among the most highly expressed overall. HSP synthesis, and protein synthesis more broadly, is energetically costly </w:t>
      </w:r>
      <w:hyperlink r:id="rId86">
        <w:r>
          <w:rPr>
            <w:color w:val="000000"/>
          </w:rPr>
          <w:t>(Feder &amp; Hofmann, 1999)</w:t>
        </w:r>
      </w:hyperlink>
      <w:r>
        <w:t xml:space="preserve">. However, </w:t>
      </w:r>
      <w:proofErr w:type="gramStart"/>
      <w:r>
        <w:t>Long</w:t>
      </w:r>
      <w:proofErr w:type="gramEnd"/>
      <w:r>
        <w:t xml:space="preserve"> (2025) saw no differences in growth among treatments over a one-year exposure, implying that energetic demands were met when crabs were not molting. Instead, the molt-associated mortality observed in severe OA could reflect the combined physiological strain of molting and acidification exceeding the crab’s capacity for cellular repair. Indeed, HSP expression varies among molt stages in other decapods </w:t>
      </w:r>
      <w:hyperlink r:id="rId87">
        <w:r>
          <w:rPr>
            <w:color w:val="000000"/>
          </w:rPr>
          <w:t>(Cesar &amp; Yang, 2007; E. S. Chang, 2005; López-</w:t>
        </w:r>
        <w:proofErr w:type="spellStart"/>
        <w:r>
          <w:rPr>
            <w:color w:val="000000"/>
          </w:rPr>
          <w:t>Cerón</w:t>
        </w:r>
        <w:proofErr w:type="spellEnd"/>
        <w:r>
          <w:rPr>
            <w:color w:val="000000"/>
          </w:rPr>
          <w:t>, 2019; Spees et al., 2003)</w:t>
        </w:r>
      </w:hyperlink>
      <w:r>
        <w:t xml:space="preserve">. Despite their strong responses, HSPs are not ideal standalone biomarkers of chronic OA exposure because they are broadly inducible </w:t>
      </w:r>
      <w:r>
        <w:lastRenderedPageBreak/>
        <w:t>by diverse stressors (</w:t>
      </w:r>
      <w:r>
        <w:rPr>
          <w:i/>
          <w:iCs/>
        </w:rPr>
        <w:t>e.g.</w:t>
      </w:r>
      <w:r>
        <w:t xml:space="preserve">, as the name suggests, they were originally described in response to high temperature stress) </w:t>
      </w:r>
      <w:hyperlink r:id="rId88">
        <w:r>
          <w:rPr>
            <w:color w:val="000000"/>
          </w:rPr>
          <w:t>(De Maio et al., 2012; Kumar et al., 2022)</w:t>
        </w:r>
      </w:hyperlink>
      <w:r>
        <w:t xml:space="preserve">. In our study, HSP expression was higher in control crabs sampled on Day 1 than in OA-exposed crabs at Day 88, potentially reflecting handling stress, or exposure to more variable environmental conditions prior to the experiment (among other possible stressors) </w:t>
      </w:r>
      <w:hyperlink r:id="rId89">
        <w:r>
          <w:rPr>
            <w:color w:val="000000"/>
          </w:rPr>
          <w:t>(Power et al., 2023)</w:t>
        </w:r>
      </w:hyperlink>
      <w:r>
        <w:t>. We therefore do not recommend HSPs as standalone indicators of OA stress.</w:t>
      </w:r>
    </w:p>
    <w:p w14:paraId="02580122" w14:textId="77777777" w:rsidR="00536A8B" w:rsidRDefault="00000000">
      <w:pPr>
        <w:ind w:firstLine="720"/>
      </w:pPr>
      <w:r>
        <w:t>Carbonic anhydrase 7 (CA7 or CAH7; GWK47_031192) was the most distinctively upregulated gene in crabs exposed to long-term severe OA (Figure 5) and represents our top candidate for biomarker development. In crustaceans, carbonic anhydrases (CAs) are highly active in gill tissue, where they support acid-base regulation, CO</w:t>
      </w:r>
      <w:r>
        <w:rPr>
          <w:vertAlign w:val="subscript"/>
        </w:rPr>
        <w:t>2</w:t>
      </w:r>
      <w:r>
        <w:t xml:space="preserve"> excretion, and provide bicarbonate for CaCO</w:t>
      </w:r>
      <w:r>
        <w:rPr>
          <w:vertAlign w:val="subscript"/>
        </w:rPr>
        <w:t>3</w:t>
      </w:r>
      <w:r>
        <w:t xml:space="preserve"> formation during calcification  </w:t>
      </w:r>
      <w:hyperlink r:id="rId90">
        <w:r>
          <w:rPr>
            <w:color w:val="000000"/>
          </w:rPr>
          <w:t>(Henry, 1988; Le Roy et al., 2014; McMahon et al., 1984)</w:t>
        </w:r>
      </w:hyperlink>
      <w:r>
        <w:t>. Although CA7 has not been characterized in crustaceans, studies in vertebrates identify it as a cytosolic isoform that catalyzes the reversible hydration of CO</w:t>
      </w:r>
      <w:r>
        <w:rPr>
          <w:vertAlign w:val="subscript"/>
        </w:rPr>
        <w:t>2</w:t>
      </w:r>
      <w:r>
        <w:t xml:space="preserve"> to bicarbonate and protons </w:t>
      </w:r>
      <w:hyperlink r:id="rId91">
        <w:r>
          <w:rPr>
            <w:color w:val="000000"/>
          </w:rPr>
          <w:t>(</w:t>
        </w:r>
        <w:proofErr w:type="spellStart"/>
        <w:r>
          <w:rPr>
            <w:color w:val="000000"/>
          </w:rPr>
          <w:t>Aspatwar</w:t>
        </w:r>
        <w:proofErr w:type="spellEnd"/>
        <w:r>
          <w:rPr>
            <w:color w:val="000000"/>
          </w:rPr>
          <w:t xml:space="preserve"> et al., 2022)</w:t>
        </w:r>
      </w:hyperlink>
      <w:r>
        <w:t xml:space="preserve">. Because of their central roles in ion regulation and biomineralization, CAs have been widely proposed as biomarkers of environmental stress in calcifying animals </w:t>
      </w:r>
      <w:hyperlink r:id="rId92">
        <w:r>
          <w:rPr>
            <w:color w:val="000000"/>
          </w:rPr>
          <w:t>(</w:t>
        </w:r>
        <w:proofErr w:type="spellStart"/>
        <w:r>
          <w:rPr>
            <w:color w:val="000000"/>
          </w:rPr>
          <w:t>Zebral</w:t>
        </w:r>
        <w:proofErr w:type="spellEnd"/>
        <w:r>
          <w:rPr>
            <w:color w:val="000000"/>
          </w:rPr>
          <w:t xml:space="preserve"> et al., 2019)</w:t>
        </w:r>
      </w:hyperlink>
      <w:r>
        <w:t xml:space="preserve">. Numerous studies in corals and </w:t>
      </w:r>
      <w:proofErr w:type="spellStart"/>
      <w:r>
        <w:t>molluscs</w:t>
      </w:r>
      <w:proofErr w:type="spellEnd"/>
      <w:r>
        <w:t xml:space="preserve"> have reported altered CA transcription and enzyme activity under acidified conditions, most commonly showing suppression (reviewed in </w:t>
      </w:r>
      <w:hyperlink r:id="rId93">
        <w:r>
          <w:rPr>
            <w:color w:val="000000"/>
          </w:rPr>
          <w:t>(</w:t>
        </w:r>
        <w:proofErr w:type="spellStart"/>
        <w:r>
          <w:rPr>
            <w:color w:val="000000"/>
          </w:rPr>
          <w:t>Zebral</w:t>
        </w:r>
        <w:proofErr w:type="spellEnd"/>
        <w:r>
          <w:rPr>
            <w:color w:val="000000"/>
          </w:rPr>
          <w:t xml:space="preserve"> et al., 2019)</w:t>
        </w:r>
      </w:hyperlink>
      <w:r>
        <w:t xml:space="preserve">). In contrast, CA7 expression in snow </w:t>
      </w:r>
      <w:proofErr w:type="gramStart"/>
      <w:r>
        <w:t>crab</w:t>
      </w:r>
      <w:proofErr w:type="gramEnd"/>
      <w:r>
        <w:t xml:space="preserve"> increased, and only after prolonged exposure to severe acidification rather than during the initial 8-h response. This delayed activation suggests that CA7 reflects a shift from an immediate OA response to chronic acclimation, making it a promising molecular indicator of sustained OA exposure. Future work should identify the tissue(s) in which CA7 expression is most responsive to OA, as the present analysis used whole-body homogenates.</w:t>
      </w:r>
    </w:p>
    <w:p w14:paraId="05301A98" w14:textId="77777777" w:rsidR="00536A8B" w:rsidRDefault="00000000">
      <w:pPr>
        <w:ind w:firstLine="720"/>
      </w:pPr>
      <w:r>
        <w:t xml:space="preserve">A second notable gene, lethal (2) </w:t>
      </w:r>
      <w:proofErr w:type="spellStart"/>
      <w:r>
        <w:t>denticleless</w:t>
      </w:r>
      <w:proofErr w:type="spellEnd"/>
      <w:r>
        <w:t xml:space="preserve"> (l(</w:t>
      </w:r>
      <w:proofErr w:type="gramStart"/>
      <w:r>
        <w:t>2)</w:t>
      </w:r>
      <w:proofErr w:type="spellStart"/>
      <w:r>
        <w:t>dtl</w:t>
      </w:r>
      <w:proofErr w:type="spellEnd"/>
      <w:proofErr w:type="gramEnd"/>
      <w:r>
        <w:t xml:space="preserve">), was uniquely expressed in both short-term OA treatments and the long-term severe OA treatment (Figure 5). Conserved across taxa, </w:t>
      </w:r>
      <w:proofErr w:type="gramStart"/>
      <w:r>
        <w:t>l(2)</w:t>
      </w:r>
      <w:proofErr w:type="spellStart"/>
      <w:r>
        <w:t>dtl</w:t>
      </w:r>
      <w:proofErr w:type="spellEnd"/>
      <w:proofErr w:type="gramEnd"/>
      <w:r>
        <w:t xml:space="preserve"> regulates DNA replication and repair via ubiquitin-mediated degradation pathways </w:t>
      </w:r>
      <w:hyperlink r:id="rId94">
        <w:r>
          <w:rPr>
            <w:color w:val="000000"/>
          </w:rPr>
          <w:t>(Sloan et al., 2012)</w:t>
        </w:r>
      </w:hyperlink>
      <w:r>
        <w:t xml:space="preserve">. Its high expression </w:t>
      </w:r>
      <w:ins w:id="63" w:author="Jennifer Gardner - NOAA Federal" w:date="2025-11-21T00:10:00Z">
        <w:r>
          <w:t>under exposure to</w:t>
        </w:r>
      </w:ins>
      <w:del w:id="64" w:author="Jennifer Gardner - NOAA Federal" w:date="2025-11-21T00:10:00Z">
        <w:r>
          <w:delText>in</w:delText>
        </w:r>
      </w:del>
      <w:r>
        <w:t xml:space="preserve"> OA may reflect enhanced DNA damage surveillance or adaptation to replication stress, making it a potentially sensitive indicator of genotoxic stress.</w:t>
      </w:r>
    </w:p>
    <w:p w14:paraId="2178F744" w14:textId="77777777" w:rsidR="00536A8B" w:rsidRDefault="00000000">
      <w:pPr>
        <w:pStyle w:val="Heading3"/>
      </w:pPr>
      <w:bookmarkStart w:id="65" w:name="_w1bevn49uka" w:colFirst="0" w:colLast="0"/>
      <w:bookmarkEnd w:id="65"/>
      <w:r>
        <w:t>5. Conclusion</w:t>
      </w:r>
    </w:p>
    <w:p w14:paraId="38B29F18" w14:textId="77777777" w:rsidR="00536A8B" w:rsidRDefault="00000000">
      <w:r>
        <w:t xml:space="preserve">Snow crabs show a remarkable ability to maintain growth under ocean acidification (Long 2025). This study described the flexible transcriptional responses that appear to buffer cellular stress. Even after months of exposure to low pH, juveniles </w:t>
      </w:r>
      <w:commentRangeStart w:id="66"/>
      <w:r>
        <w:t>sustained expression</w:t>
      </w:r>
      <w:commentRangeEnd w:id="66"/>
      <w:r>
        <w:commentReference w:id="66"/>
      </w:r>
      <w:r>
        <w:t xml:space="preserve"> of genes involved in protein repair, cuticle maintenance, and ion regulation, with no detectable effects on growth or molting (Long 2025). These results suggest that snow </w:t>
      </w:r>
      <w:proofErr w:type="gramStart"/>
      <w:r>
        <w:t>crab</w:t>
      </w:r>
      <w:proofErr w:type="gramEnd"/>
      <w:r>
        <w:t xml:space="preserve"> tolerate acidified conditions through active molecular compensation. A similar pattern has been observed in </w:t>
      </w:r>
      <w:proofErr w:type="spellStart"/>
      <w:r>
        <w:t>postlarval</w:t>
      </w:r>
      <w:proofErr w:type="spellEnd"/>
      <w:r>
        <w:t xml:space="preserve"> American lobster, where strong activation of stress and immune pathways maintained performance under OA </w:t>
      </w:r>
      <w:hyperlink r:id="rId95">
        <w:r>
          <w:rPr>
            <w:color w:val="000000"/>
          </w:rPr>
          <w:t>(Niemisto et al., 2021)</w:t>
        </w:r>
      </w:hyperlink>
      <w:r>
        <w:t>. In contrast, species such as the Antarctic pteropod (</w:t>
      </w:r>
      <w:r>
        <w:rPr>
          <w:i/>
          <w:iCs/>
        </w:rPr>
        <w:t xml:space="preserve">Limacina </w:t>
      </w:r>
      <w:proofErr w:type="spellStart"/>
      <w:r>
        <w:rPr>
          <w:i/>
          <w:iCs/>
        </w:rPr>
        <w:t>helicina</w:t>
      </w:r>
      <w:proofErr w:type="spellEnd"/>
      <w:r>
        <w:rPr>
          <w:i/>
          <w:iCs/>
        </w:rPr>
        <w:t xml:space="preserve"> antarctica</w:t>
      </w:r>
      <w:r>
        <w:t>, Johnson and Hofmann 2017) and the Chinese mitten crab (</w:t>
      </w:r>
      <w:proofErr w:type="spellStart"/>
      <w:r>
        <w:rPr>
          <w:i/>
          <w:iCs/>
        </w:rPr>
        <w:t>Eriocheir</w:t>
      </w:r>
      <w:proofErr w:type="spellEnd"/>
      <w:r>
        <w:rPr>
          <w:i/>
          <w:iCs/>
        </w:rPr>
        <w:t xml:space="preserve"> sinensis</w:t>
      </w:r>
      <w:r>
        <w:t>, Luo et al. 2021) exhibit transcriptional suppression or trade-offs between defense and reproduction, consistent with reduced plasticity and lower resilience to acidification.</w:t>
      </w:r>
    </w:p>
    <w:p w14:paraId="378E3D8A" w14:textId="77777777" w:rsidR="00536A8B" w:rsidRDefault="00000000">
      <w:pPr>
        <w:ind w:firstLine="720"/>
      </w:pPr>
      <w:r>
        <w:t xml:space="preserve">The eventual molt-associated mortality observed under chronic severe acidification indicates that snow crabs’ tolerance has limits. Genes such as carbonic anhydrase 7 (CA7) and </w:t>
      </w:r>
      <w:r>
        <w:lastRenderedPageBreak/>
        <w:t>l(2)</w:t>
      </w:r>
      <w:proofErr w:type="spellStart"/>
      <w:r>
        <w:t>dtl</w:t>
      </w:r>
      <w:proofErr w:type="spellEnd"/>
      <w:r>
        <w:t xml:space="preserve"> have potential to be used to detect whether a snow crab (and related species) is experiencing OA stress, which could be a useful tool for monitoring Bering Sea populations </w:t>
      </w:r>
      <w:hyperlink r:id="rId96">
        <w:r>
          <w:rPr>
            <w:color w:val="000000"/>
          </w:rPr>
          <w:t xml:space="preserve">(Litzow et al., 2025; </w:t>
        </w:r>
        <w:proofErr w:type="spellStart"/>
        <w:r>
          <w:rPr>
            <w:color w:val="000000"/>
          </w:rPr>
          <w:t>Szuwalski</w:t>
        </w:r>
        <w:proofErr w:type="spellEnd"/>
        <w:r>
          <w:rPr>
            <w:color w:val="000000"/>
          </w:rPr>
          <w:t xml:space="preserve"> et al., 2021)</w:t>
        </w:r>
      </w:hyperlink>
      <w:r>
        <w:t xml:space="preserve">. Future work should focus on tissue-specific expression with finer temporal resolution to better </w:t>
      </w:r>
      <w:proofErr w:type="spellStart"/>
      <w:ins w:id="67" w:author="Jennifer Gardner - NOAA Federal" w:date="2025-11-20T19:49:00Z">
        <w:r>
          <w:t>understand</w:t>
        </w:r>
      </w:ins>
      <w:del w:id="68" w:author="Jennifer Gardner - NOAA Federal" w:date="2025-11-20T19:49:00Z">
        <w:r>
          <w:delText xml:space="preserve">resolve </w:delText>
        </w:r>
      </w:del>
      <w:r>
        <w:t>the</w:t>
      </w:r>
      <w:proofErr w:type="spellEnd"/>
      <w:r>
        <w:t xml:space="preserve"> timing and location of OA-responsive genes. Comparative analyses with the closely related, OA-sensitive Tanner crab will be especially valuable for identifying the molecular mechanisms underlying differences in resilience among North Pacific crab species.</w:t>
      </w:r>
    </w:p>
    <w:p w14:paraId="66DBA2CF" w14:textId="77777777" w:rsidR="00536A8B" w:rsidRDefault="00536A8B"/>
    <w:p w14:paraId="1301CA93" w14:textId="77777777" w:rsidR="00536A8B" w:rsidRDefault="00000000">
      <w:pPr>
        <w:pStyle w:val="Heading2"/>
      </w:pPr>
      <w:bookmarkStart w:id="69" w:name="_gejg16b0d6gn" w:colFirst="0" w:colLast="0"/>
      <w:bookmarkEnd w:id="69"/>
      <w:r>
        <w:br w:type="page"/>
      </w:r>
    </w:p>
    <w:p w14:paraId="46C5280B" w14:textId="77777777" w:rsidR="00536A8B" w:rsidRDefault="00000000">
      <w:pPr>
        <w:pStyle w:val="Heading2"/>
        <w:spacing w:line="240" w:lineRule="auto"/>
      </w:pPr>
      <w:bookmarkStart w:id="70" w:name="_7b4m8vn3knf9" w:colFirst="0" w:colLast="0"/>
      <w:bookmarkEnd w:id="70"/>
      <w:r>
        <w:lastRenderedPageBreak/>
        <w:t>References</w:t>
      </w:r>
    </w:p>
    <w:p w14:paraId="149E0225" w14:textId="77777777" w:rsidR="00536A8B" w:rsidRDefault="00000000">
      <w:pPr>
        <w:widowControl w:val="0"/>
        <w:spacing w:before="80" w:line="240" w:lineRule="auto"/>
        <w:ind w:left="480"/>
      </w:pPr>
      <w:hyperlink r:id="rId97">
        <w:r>
          <w:t xml:space="preserve">Algayer, T., Mahmoud, A., Saksena, S., Long, W. C., Swiney, K. M., Foy, R. J., Steffel, B. V., Smith, K. E., Aronson, R. B., &amp; Dickinson, G. H. (2023). Adult snow crab, Chionoecetes opilio, display body-wide exoskeletal resistance to the effects of long-term ocean acidification. </w:t>
        </w:r>
      </w:hyperlink>
      <w:hyperlink r:id="rId98">
        <w:r>
          <w:rPr>
            <w:i/>
            <w:iCs/>
          </w:rPr>
          <w:t>Marine Biology</w:t>
        </w:r>
      </w:hyperlink>
      <w:hyperlink r:id="rId99">
        <w:r>
          <w:t xml:space="preserve">, </w:t>
        </w:r>
      </w:hyperlink>
      <w:hyperlink r:id="rId100">
        <w:r>
          <w:rPr>
            <w:i/>
            <w:iCs/>
          </w:rPr>
          <w:t>170</w:t>
        </w:r>
      </w:hyperlink>
      <w:hyperlink r:id="rId101">
        <w:r>
          <w:t>(5). https://doi.org/</w:t>
        </w:r>
      </w:hyperlink>
      <w:hyperlink r:id="rId102">
        <w:r>
          <w:t>10.1007/s00227-023-04209-0</w:t>
        </w:r>
      </w:hyperlink>
    </w:p>
    <w:p w14:paraId="0CC4F83F" w14:textId="77777777" w:rsidR="00536A8B" w:rsidRDefault="00000000">
      <w:pPr>
        <w:widowControl w:val="0"/>
        <w:spacing w:before="80" w:line="240" w:lineRule="auto"/>
        <w:ind w:left="480"/>
      </w:pPr>
      <w:hyperlink r:id="rId103">
        <w:r>
          <w:t xml:space="preserve">Andrews, S. (2010). </w:t>
        </w:r>
      </w:hyperlink>
      <w:hyperlink r:id="rId104">
        <w:r>
          <w:rPr>
            <w:i/>
            <w:iCs/>
          </w:rPr>
          <w:t>A Quality Control Tool for High Throughput Sequence Data [Online]</w:t>
        </w:r>
      </w:hyperlink>
      <w:hyperlink r:id="rId105">
        <w:r>
          <w:t xml:space="preserve">. </w:t>
        </w:r>
      </w:hyperlink>
      <w:hyperlink r:id="rId106">
        <w:r>
          <w:t>http://www.bioinformatics.babraham.ac.uk/projects/fastqc/</w:t>
        </w:r>
      </w:hyperlink>
    </w:p>
    <w:p w14:paraId="7B744234" w14:textId="77777777" w:rsidR="00536A8B" w:rsidRDefault="00000000">
      <w:pPr>
        <w:widowControl w:val="0"/>
        <w:spacing w:before="80" w:line="240" w:lineRule="auto"/>
        <w:ind w:left="480"/>
      </w:pPr>
      <w:hyperlink r:id="rId107">
        <w:r>
          <w:t xml:space="preserve">Arnadottir, G. A., Norddahl, G. L., Gudmundsdottir, S., Agustsdottir, A. B., Sigurdsson, S., Jensson, B. O., Bjarnadottir, K., Theodors, F., Benonisdottir, S., Ivarsdottir, E. V., Oddsson, A., Kristjansson, R. P., Sulem, G., Alexandersson, K. F., Juliusdottir, T., Gudmundsson, K. R., Saemundsdottir, J., Jonasdottir, A., Jonasdottir, A., … Stefansson, K. (2018). A homozygous loss-of-function mutation leading to CYBC1 deficiency causes chronic granulomatous disease. </w:t>
        </w:r>
      </w:hyperlink>
      <w:hyperlink r:id="rId108">
        <w:r>
          <w:rPr>
            <w:i/>
            <w:iCs/>
          </w:rPr>
          <w:t>Nature Communications</w:t>
        </w:r>
      </w:hyperlink>
      <w:hyperlink r:id="rId109">
        <w:r>
          <w:t xml:space="preserve">, </w:t>
        </w:r>
      </w:hyperlink>
      <w:hyperlink r:id="rId110">
        <w:r>
          <w:rPr>
            <w:i/>
            <w:iCs/>
          </w:rPr>
          <w:t>9</w:t>
        </w:r>
      </w:hyperlink>
      <w:hyperlink r:id="rId111">
        <w:r>
          <w:t>(1), 4447. https://doi.org/</w:t>
        </w:r>
      </w:hyperlink>
      <w:hyperlink r:id="rId112">
        <w:r>
          <w:t>10.1038/s41467-018-06964-x</w:t>
        </w:r>
      </w:hyperlink>
    </w:p>
    <w:p w14:paraId="361CC35F" w14:textId="77777777" w:rsidR="00536A8B" w:rsidRDefault="00000000">
      <w:pPr>
        <w:widowControl w:val="0"/>
        <w:spacing w:before="80" w:line="240" w:lineRule="auto"/>
        <w:ind w:left="480"/>
      </w:pPr>
      <w:hyperlink r:id="rId113">
        <w:r>
          <w:t xml:space="preserve">Aspatwar, A., Tolvanen, M. E. E., Barker, H., Syrjänen, L., Valanne, S., Purmonen, S., Waheed, A., Sly, W. S., &amp; Parkkila, S. (2022). Carbonic anhydrases in metazoan model organisms: molecules, mechanisms, and physiology. </w:t>
        </w:r>
      </w:hyperlink>
      <w:hyperlink r:id="rId114">
        <w:r>
          <w:rPr>
            <w:i/>
            <w:iCs/>
          </w:rPr>
          <w:t>Physiological Reviews</w:t>
        </w:r>
      </w:hyperlink>
      <w:hyperlink r:id="rId115">
        <w:r>
          <w:t xml:space="preserve">, </w:t>
        </w:r>
      </w:hyperlink>
      <w:hyperlink r:id="rId116">
        <w:r>
          <w:rPr>
            <w:i/>
            <w:iCs/>
          </w:rPr>
          <w:t>102</w:t>
        </w:r>
      </w:hyperlink>
      <w:hyperlink r:id="rId117">
        <w:r>
          <w:t>(3), 1327–1383. https://doi.org/</w:t>
        </w:r>
      </w:hyperlink>
      <w:hyperlink r:id="rId118">
        <w:r>
          <w:t>10.1152/physrev.00018.2021</w:t>
        </w:r>
      </w:hyperlink>
    </w:p>
    <w:p w14:paraId="087FDE5E" w14:textId="77777777" w:rsidR="00536A8B" w:rsidRDefault="00000000">
      <w:pPr>
        <w:widowControl w:val="0"/>
        <w:spacing w:before="80" w:line="240" w:lineRule="auto"/>
        <w:ind w:left="480"/>
      </w:pPr>
      <w:hyperlink r:id="rId119">
        <w:r>
          <w:t xml:space="preserve">Auzoux-Bordenave, S., Chevret, S., Badou, A., Martin, S., Di Giglio, S., &amp; Dubois, P. (2021). Acid–base balance in the hæmolymph of European abalone (Haliotis tuberculata) exposed to CO2-induced ocean acidification. </w:t>
        </w:r>
      </w:hyperlink>
      <w:hyperlink r:id="rId120">
        <w:r>
          <w:rPr>
            <w:i/>
            <w:iCs/>
          </w:rPr>
          <w:t>Comparative Biochemistry and Physiology. Part A, Molecular &amp; Integrative Physiology</w:t>
        </w:r>
      </w:hyperlink>
      <w:hyperlink r:id="rId121">
        <w:r>
          <w:t xml:space="preserve">, </w:t>
        </w:r>
      </w:hyperlink>
      <w:hyperlink r:id="rId122">
        <w:r>
          <w:rPr>
            <w:i/>
            <w:iCs/>
          </w:rPr>
          <w:t>259</w:t>
        </w:r>
      </w:hyperlink>
      <w:hyperlink r:id="rId123">
        <w:r>
          <w:t>(110996), 110996. https://doi.org/</w:t>
        </w:r>
      </w:hyperlink>
      <w:hyperlink r:id="rId124">
        <w:r>
          <w:t>10.1016/j.cbpa.2021.110996</w:t>
        </w:r>
      </w:hyperlink>
    </w:p>
    <w:p w14:paraId="2C82813C" w14:textId="77777777" w:rsidR="00536A8B" w:rsidRDefault="00000000">
      <w:pPr>
        <w:widowControl w:val="0"/>
        <w:spacing w:before="80" w:line="240" w:lineRule="auto"/>
        <w:ind w:left="480"/>
      </w:pPr>
      <w:hyperlink r:id="rId125">
        <w:r>
          <w:t xml:space="preserve">Ayme-Southgate, A., Vigoreaux, J., Benian, G., &amp; Pardue, M. L. (1991). Drosophila has a twitchin/titin-related gene that appears to encode projectin. </w:t>
        </w:r>
      </w:hyperlink>
      <w:hyperlink r:id="rId126">
        <w:r>
          <w:rPr>
            <w:i/>
            <w:iCs/>
          </w:rPr>
          <w:t>Proceedings of the National Academy of Sciences of the United States of America</w:t>
        </w:r>
      </w:hyperlink>
      <w:hyperlink r:id="rId127">
        <w:r>
          <w:t xml:space="preserve">, </w:t>
        </w:r>
      </w:hyperlink>
      <w:hyperlink r:id="rId128">
        <w:r>
          <w:rPr>
            <w:i/>
            <w:iCs/>
          </w:rPr>
          <w:t>88</w:t>
        </w:r>
      </w:hyperlink>
      <w:hyperlink r:id="rId129">
        <w:r>
          <w:t>(18), 7973–7977. https://doi.org/</w:t>
        </w:r>
      </w:hyperlink>
      <w:hyperlink r:id="rId130">
        <w:r>
          <w:t>10.1073/pnas.88.18.7973</w:t>
        </w:r>
      </w:hyperlink>
    </w:p>
    <w:p w14:paraId="25A4A068" w14:textId="77777777" w:rsidR="00536A8B" w:rsidRDefault="00000000">
      <w:pPr>
        <w:widowControl w:val="0"/>
        <w:spacing w:before="80" w:line="240" w:lineRule="auto"/>
        <w:ind w:left="480"/>
      </w:pPr>
      <w:hyperlink r:id="rId131">
        <w:r>
          <w:t xml:space="preserve">Bednaršek, N., Ambrose, R., Calosi, P., Childers, R. K., Feely, R. A., Litvin, S. Y., Long, W. C., Spicer, J. I., Štrus, J., Taylor, J., Kessouri, F., Roethler, M., Sutula, M., &amp; Weisberg, S. B. (2021). Synthesis of thresholds of ocean acidification impacts on decapods. </w:t>
        </w:r>
      </w:hyperlink>
      <w:hyperlink r:id="rId132">
        <w:r>
          <w:rPr>
            <w:i/>
            <w:iCs/>
          </w:rPr>
          <w:t>Frontiers in Marine Science</w:t>
        </w:r>
      </w:hyperlink>
      <w:hyperlink r:id="rId133">
        <w:r>
          <w:t xml:space="preserve">, </w:t>
        </w:r>
      </w:hyperlink>
      <w:hyperlink r:id="rId134">
        <w:r>
          <w:rPr>
            <w:i/>
            <w:iCs/>
          </w:rPr>
          <w:t>8</w:t>
        </w:r>
      </w:hyperlink>
      <w:hyperlink r:id="rId135">
        <w:r>
          <w:t>. https://doi.org/</w:t>
        </w:r>
      </w:hyperlink>
      <w:hyperlink r:id="rId136">
        <w:r>
          <w:t>10.3389/fmars.2021.651102</w:t>
        </w:r>
      </w:hyperlink>
    </w:p>
    <w:p w14:paraId="37AA85CE" w14:textId="77777777" w:rsidR="00536A8B" w:rsidRDefault="00000000">
      <w:pPr>
        <w:widowControl w:val="0"/>
        <w:spacing w:before="80" w:line="240" w:lineRule="auto"/>
        <w:ind w:left="480"/>
      </w:pPr>
      <w:hyperlink r:id="rId137">
        <w:r>
          <w:t xml:space="preserve">Boudreau, S. A., &amp; Worm, B. (2012). Ecological role of large benthic decapods in marine ecosystems: a review. </w:t>
        </w:r>
      </w:hyperlink>
      <w:hyperlink r:id="rId138">
        <w:r>
          <w:rPr>
            <w:i/>
            <w:iCs/>
          </w:rPr>
          <w:t>Marine Ecology Progress Series</w:t>
        </w:r>
      </w:hyperlink>
      <w:hyperlink r:id="rId139">
        <w:r>
          <w:t xml:space="preserve">, </w:t>
        </w:r>
      </w:hyperlink>
      <w:hyperlink r:id="rId140">
        <w:r>
          <w:rPr>
            <w:i/>
            <w:iCs/>
          </w:rPr>
          <w:t>469</w:t>
        </w:r>
      </w:hyperlink>
      <w:hyperlink r:id="rId141">
        <w:r>
          <w:t>, 195–213. https://doi.org/</w:t>
        </w:r>
      </w:hyperlink>
      <w:hyperlink r:id="rId142">
        <w:r>
          <w:t>10.3354/meps09862</w:t>
        </w:r>
      </w:hyperlink>
    </w:p>
    <w:p w14:paraId="23DC0961" w14:textId="77777777" w:rsidR="00536A8B" w:rsidRDefault="00000000">
      <w:pPr>
        <w:widowControl w:val="0"/>
        <w:spacing w:before="80" w:line="240" w:lineRule="auto"/>
        <w:ind w:left="480"/>
      </w:pPr>
      <w:hyperlink r:id="rId143">
        <w:r>
          <w:t xml:space="preserve">Buchfink, B., Xie, C., &amp; Huson, D. H. (2015). Fast and sensitive protein alignment using DIAMOND. </w:t>
        </w:r>
      </w:hyperlink>
      <w:hyperlink r:id="rId144">
        <w:r>
          <w:rPr>
            <w:i/>
            <w:iCs/>
          </w:rPr>
          <w:t>Nature Methods</w:t>
        </w:r>
      </w:hyperlink>
      <w:hyperlink r:id="rId145">
        <w:r>
          <w:t xml:space="preserve">, </w:t>
        </w:r>
      </w:hyperlink>
      <w:hyperlink r:id="rId146">
        <w:r>
          <w:rPr>
            <w:i/>
            <w:iCs/>
          </w:rPr>
          <w:t>12</w:t>
        </w:r>
      </w:hyperlink>
      <w:hyperlink r:id="rId147">
        <w:r>
          <w:t>(1), 59–60. https://doi.org/</w:t>
        </w:r>
      </w:hyperlink>
      <w:hyperlink r:id="rId148">
        <w:r>
          <w:t>10.1038/nmeth.3176</w:t>
        </w:r>
      </w:hyperlink>
    </w:p>
    <w:p w14:paraId="4B608409" w14:textId="77777777" w:rsidR="00536A8B" w:rsidRDefault="00000000">
      <w:pPr>
        <w:widowControl w:val="0"/>
        <w:spacing w:before="80" w:line="240" w:lineRule="auto"/>
        <w:ind w:left="480"/>
      </w:pPr>
      <w:hyperlink r:id="rId149">
        <w:r>
          <w:t xml:space="preserve">Cabrero, P., Terhzaz, S., Romero, M. F., Davies, S. A., Blumenthal, E. M., &amp; Dow, J. A. T. (2014). Chloride channels in stellate cells are essential for uniquely high secretion rates in neuropeptide-stimulated Drosophila diuresis. </w:t>
        </w:r>
      </w:hyperlink>
      <w:hyperlink r:id="rId150">
        <w:r>
          <w:rPr>
            <w:i/>
            <w:iCs/>
          </w:rPr>
          <w:t>Proceedings of the National Academy of Sciences of the United States of America</w:t>
        </w:r>
      </w:hyperlink>
      <w:hyperlink r:id="rId151">
        <w:r>
          <w:t xml:space="preserve">, </w:t>
        </w:r>
      </w:hyperlink>
      <w:hyperlink r:id="rId152">
        <w:r>
          <w:rPr>
            <w:i/>
            <w:iCs/>
          </w:rPr>
          <w:t>111</w:t>
        </w:r>
      </w:hyperlink>
      <w:hyperlink r:id="rId153">
        <w:r>
          <w:t>(39), 14301–14306. https://doi.org/</w:t>
        </w:r>
      </w:hyperlink>
      <w:hyperlink r:id="rId154">
        <w:r>
          <w:t>10.1073/pnas.1412706111</w:t>
        </w:r>
      </w:hyperlink>
    </w:p>
    <w:p w14:paraId="50B63724" w14:textId="77777777" w:rsidR="00536A8B" w:rsidRDefault="00000000">
      <w:pPr>
        <w:widowControl w:val="0"/>
        <w:spacing w:before="80" w:line="240" w:lineRule="auto"/>
        <w:ind w:left="480"/>
      </w:pPr>
      <w:hyperlink r:id="rId155">
        <w:r>
          <w:t xml:space="preserve">Caldeira, K., &amp; Wickett, M. E. (2003). Oceanography: anthropogenic carbon and ocean pH. </w:t>
        </w:r>
      </w:hyperlink>
      <w:hyperlink r:id="rId156">
        <w:r>
          <w:rPr>
            <w:i/>
            <w:iCs/>
          </w:rPr>
          <w:t>Nature</w:t>
        </w:r>
      </w:hyperlink>
      <w:hyperlink r:id="rId157">
        <w:r>
          <w:t xml:space="preserve">, </w:t>
        </w:r>
      </w:hyperlink>
      <w:hyperlink r:id="rId158">
        <w:r>
          <w:rPr>
            <w:i/>
            <w:iCs/>
          </w:rPr>
          <w:t>425</w:t>
        </w:r>
      </w:hyperlink>
      <w:hyperlink r:id="rId159">
        <w:r>
          <w:t>(6956), 365. https://doi.org/</w:t>
        </w:r>
      </w:hyperlink>
      <w:hyperlink r:id="rId160">
        <w:r>
          <w:t>10.1038/425365a</w:t>
        </w:r>
      </w:hyperlink>
    </w:p>
    <w:p w14:paraId="796E532A" w14:textId="77777777" w:rsidR="00536A8B" w:rsidRDefault="00000000">
      <w:pPr>
        <w:widowControl w:val="0"/>
        <w:spacing w:before="80" w:line="240" w:lineRule="auto"/>
        <w:ind w:left="480"/>
      </w:pPr>
      <w:hyperlink r:id="rId161">
        <w:r>
          <w:t xml:space="preserve">Campli, G., Volovych, O., Kim, K., Veldsman, W. P., Drage, H. B., Sheizaf, I., Lynch, S., Chipman, A. D., Daley, A. C., Robinson-Rechavi, M., &amp; Waterhouse, R. M. (2024). The moulting arthropod: a complete genetic toolkit review. </w:t>
        </w:r>
      </w:hyperlink>
      <w:hyperlink r:id="rId162">
        <w:r>
          <w:rPr>
            <w:i/>
            <w:iCs/>
          </w:rPr>
          <w:t xml:space="preserve">Biological Reviews of the Cambridge </w:t>
        </w:r>
        <w:r>
          <w:rPr>
            <w:i/>
            <w:iCs/>
          </w:rPr>
          <w:lastRenderedPageBreak/>
          <w:t>Philosophical Society</w:t>
        </w:r>
      </w:hyperlink>
      <w:hyperlink r:id="rId163">
        <w:r>
          <w:t xml:space="preserve">, </w:t>
        </w:r>
      </w:hyperlink>
      <w:hyperlink r:id="rId164">
        <w:r>
          <w:rPr>
            <w:i/>
            <w:iCs/>
          </w:rPr>
          <w:t>99</w:t>
        </w:r>
      </w:hyperlink>
      <w:hyperlink r:id="rId165">
        <w:r>
          <w:t>(6), 2338–2375. https://doi.org/</w:t>
        </w:r>
      </w:hyperlink>
      <w:hyperlink r:id="rId166">
        <w:r>
          <w:t>10.1111/brv.13123</w:t>
        </w:r>
      </w:hyperlink>
    </w:p>
    <w:p w14:paraId="18797276" w14:textId="77777777" w:rsidR="00536A8B" w:rsidRDefault="00000000">
      <w:pPr>
        <w:widowControl w:val="0"/>
        <w:spacing w:before="80" w:line="240" w:lineRule="auto"/>
        <w:ind w:left="480"/>
      </w:pPr>
      <w:hyperlink r:id="rId167">
        <w:r>
          <w:t xml:space="preserve">Cesar, J. R. O., &amp; Yang, J. (2007). Expression patterns of ubiquitin, heat shock protein 70, alpha-actin and beta-actin over the molt cycle in the abdominal muscle of marine shrimp Litopenaeus vannamei. </w:t>
        </w:r>
      </w:hyperlink>
      <w:hyperlink r:id="rId168">
        <w:r>
          <w:rPr>
            <w:i/>
            <w:iCs/>
          </w:rPr>
          <w:t>Molecular Reproduction and Development</w:t>
        </w:r>
      </w:hyperlink>
      <w:hyperlink r:id="rId169">
        <w:r>
          <w:t xml:space="preserve">, </w:t>
        </w:r>
      </w:hyperlink>
      <w:hyperlink r:id="rId170">
        <w:r>
          <w:rPr>
            <w:i/>
            <w:iCs/>
          </w:rPr>
          <w:t>74</w:t>
        </w:r>
      </w:hyperlink>
      <w:hyperlink r:id="rId171">
        <w:r>
          <w:t>(5), 554–559. https://doi.org/</w:t>
        </w:r>
      </w:hyperlink>
      <w:hyperlink r:id="rId172">
        <w:r>
          <w:t>10.1002/mrd.20605</w:t>
        </w:r>
      </w:hyperlink>
    </w:p>
    <w:p w14:paraId="0628EA9E" w14:textId="77777777" w:rsidR="00536A8B" w:rsidRDefault="00000000">
      <w:pPr>
        <w:widowControl w:val="0"/>
        <w:spacing w:before="80" w:line="240" w:lineRule="auto"/>
        <w:ind w:left="480"/>
      </w:pPr>
      <w:hyperlink r:id="rId173">
        <w:r>
          <w:t xml:space="preserve">Chang, E. S. (2005). Stressed-out lobsters: crustacean hyperglycemic hormone and stress proteins. </w:t>
        </w:r>
      </w:hyperlink>
      <w:hyperlink r:id="rId174">
        <w:r>
          <w:rPr>
            <w:i/>
            <w:iCs/>
          </w:rPr>
          <w:t>Integrative and Comparative Biology</w:t>
        </w:r>
      </w:hyperlink>
      <w:hyperlink r:id="rId175">
        <w:r>
          <w:t xml:space="preserve">, </w:t>
        </w:r>
      </w:hyperlink>
      <w:hyperlink r:id="rId176">
        <w:r>
          <w:rPr>
            <w:i/>
            <w:iCs/>
          </w:rPr>
          <w:t>45</w:t>
        </w:r>
      </w:hyperlink>
      <w:hyperlink r:id="rId177">
        <w:r>
          <w:t>(1), 43–50. https://doi.org/</w:t>
        </w:r>
      </w:hyperlink>
      <w:hyperlink r:id="rId178">
        <w:r>
          <w:t>10.1093/icb/45.1.43</w:t>
        </w:r>
      </w:hyperlink>
    </w:p>
    <w:p w14:paraId="6ABD6964" w14:textId="77777777" w:rsidR="00536A8B" w:rsidRDefault="00000000">
      <w:pPr>
        <w:widowControl w:val="0"/>
        <w:spacing w:before="80" w:line="240" w:lineRule="auto"/>
        <w:ind w:left="480"/>
      </w:pPr>
      <w:hyperlink r:id="rId179">
        <w:r>
          <w:t xml:space="preserve">Chang, W. W., Matt, A.-S., Schewe, M., Musinszki, M., Grüssel, S., Brandenburg, J., Garfield, D., Bleich, M., Baukrowitz, T., &amp; Hu, M. Y. (2021). An otopetrin family proton channel promotes cellular acid efflux critical for biomineralization in a marine calcifier. </w:t>
        </w:r>
      </w:hyperlink>
      <w:hyperlink r:id="rId180">
        <w:r>
          <w:rPr>
            <w:i/>
            <w:iCs/>
          </w:rPr>
          <w:t>Proceedings of the National Academy of Sciences of the United States of America</w:t>
        </w:r>
      </w:hyperlink>
      <w:hyperlink r:id="rId181">
        <w:r>
          <w:t xml:space="preserve">, </w:t>
        </w:r>
      </w:hyperlink>
      <w:hyperlink r:id="rId182">
        <w:r>
          <w:rPr>
            <w:i/>
            <w:iCs/>
          </w:rPr>
          <w:t>118</w:t>
        </w:r>
      </w:hyperlink>
      <w:hyperlink r:id="rId183">
        <w:r>
          <w:t>(30), e2101378118. https://doi.org/</w:t>
        </w:r>
      </w:hyperlink>
      <w:hyperlink r:id="rId184">
        <w:r>
          <w:t>10.1073/pnas.2101378118</w:t>
        </w:r>
      </w:hyperlink>
    </w:p>
    <w:p w14:paraId="7F8111CB" w14:textId="77777777" w:rsidR="00536A8B" w:rsidRDefault="00000000">
      <w:pPr>
        <w:widowControl w:val="0"/>
        <w:spacing w:before="80" w:line="240" w:lineRule="auto"/>
        <w:ind w:left="480"/>
      </w:pPr>
      <w:hyperlink r:id="rId185">
        <w:r>
          <w:t xml:space="preserve">Charmantier, G., &amp; Charmantier‐Daures, M. (1995). Osmoregulation and salinity tolerance in zoeae and juveniles of the snow crab Chionoecetes opilio. </w:t>
        </w:r>
      </w:hyperlink>
      <w:hyperlink r:id="rId186">
        <w:r>
          <w:rPr>
            <w:i/>
            <w:iCs/>
          </w:rPr>
          <w:t>Aquatic Living Resources</w:t>
        </w:r>
      </w:hyperlink>
      <w:hyperlink r:id="rId187">
        <w:r>
          <w:t xml:space="preserve">, </w:t>
        </w:r>
      </w:hyperlink>
      <w:hyperlink r:id="rId188">
        <w:r>
          <w:rPr>
            <w:i/>
            <w:iCs/>
          </w:rPr>
          <w:t>8</w:t>
        </w:r>
      </w:hyperlink>
      <w:hyperlink r:id="rId189">
        <w:r>
          <w:t>, 171–179. https://doi.org/</w:t>
        </w:r>
      </w:hyperlink>
      <w:hyperlink r:id="rId190">
        <w:r>
          <w:t>10.1051/ALR:1995014</w:t>
        </w:r>
      </w:hyperlink>
    </w:p>
    <w:p w14:paraId="15948B3D" w14:textId="77777777" w:rsidR="00536A8B" w:rsidRDefault="00000000">
      <w:pPr>
        <w:widowControl w:val="0"/>
        <w:spacing w:before="80" w:line="240" w:lineRule="auto"/>
        <w:ind w:left="480"/>
      </w:pPr>
      <w:hyperlink r:id="rId191">
        <w:r>
          <w:t xml:space="preserve">Chauvin, T. R., &amp; Griswold, M. D. (2004). Characterization of the expression and regulation of genes necessary for myo-inositol biosynthesis and transport in the seminiferous epithelium. </w:t>
        </w:r>
      </w:hyperlink>
      <w:hyperlink r:id="rId192">
        <w:r>
          <w:rPr>
            <w:i/>
            <w:iCs/>
          </w:rPr>
          <w:t>Biology of Reproduction</w:t>
        </w:r>
      </w:hyperlink>
      <w:hyperlink r:id="rId193">
        <w:r>
          <w:t xml:space="preserve">, </w:t>
        </w:r>
      </w:hyperlink>
      <w:hyperlink r:id="rId194">
        <w:r>
          <w:rPr>
            <w:i/>
            <w:iCs/>
          </w:rPr>
          <w:t>70</w:t>
        </w:r>
      </w:hyperlink>
      <w:hyperlink r:id="rId195">
        <w:r>
          <w:t>(3), 744–751. https://doi.org/</w:t>
        </w:r>
      </w:hyperlink>
      <w:hyperlink r:id="rId196">
        <w:r>
          <w:t>10.1095/biolreprod.103.022731</w:t>
        </w:r>
      </w:hyperlink>
    </w:p>
    <w:p w14:paraId="7EAE6B9D" w14:textId="77777777" w:rsidR="00536A8B" w:rsidRDefault="00000000">
      <w:pPr>
        <w:widowControl w:val="0"/>
        <w:spacing w:before="80" w:line="240" w:lineRule="auto"/>
        <w:ind w:left="480"/>
      </w:pPr>
      <w:hyperlink r:id="rId197">
        <w:r>
          <w:t xml:space="preserve">Chen, H.-Y., Toullec, J.-Y., &amp; Lee, C.-Y. (2020). The crustacean hyperglycemic hormone superfamily: Progress made in the past decade. </w:t>
        </w:r>
      </w:hyperlink>
      <w:hyperlink r:id="rId198">
        <w:r>
          <w:rPr>
            <w:i/>
            <w:iCs/>
          </w:rPr>
          <w:t>Frontiers in Endocrinology</w:t>
        </w:r>
      </w:hyperlink>
      <w:hyperlink r:id="rId199">
        <w:r>
          <w:t xml:space="preserve">, </w:t>
        </w:r>
      </w:hyperlink>
      <w:hyperlink r:id="rId200">
        <w:r>
          <w:rPr>
            <w:i/>
            <w:iCs/>
          </w:rPr>
          <w:t>11</w:t>
        </w:r>
      </w:hyperlink>
      <w:hyperlink r:id="rId201">
        <w:r>
          <w:t>, 578958. https://doi.org/</w:t>
        </w:r>
      </w:hyperlink>
      <w:hyperlink r:id="rId202">
        <w:r>
          <w:t>10.3389/fendo.2020.578958</w:t>
        </w:r>
      </w:hyperlink>
    </w:p>
    <w:p w14:paraId="046358AE" w14:textId="77777777" w:rsidR="00536A8B" w:rsidRDefault="00000000">
      <w:pPr>
        <w:widowControl w:val="0"/>
        <w:spacing w:before="80" w:line="240" w:lineRule="auto"/>
        <w:ind w:left="480"/>
      </w:pPr>
      <w:hyperlink r:id="rId203">
        <w:r>
          <w:t xml:space="preserve">Coffey, W. D., Nardone, J. A., Yarram, A., Long, W. C., Swiney, K. M., Foy, R. J., &amp; Dickinson, G. H. (2017). Ocean acidification leads to altered micromechanical properties of the mineralized cuticle in juvenile red and blue king crabs. </w:t>
        </w:r>
      </w:hyperlink>
      <w:hyperlink r:id="rId204">
        <w:r>
          <w:rPr>
            <w:i/>
            <w:iCs/>
          </w:rPr>
          <w:t>Journal of Experimental Marine Biology and Ecology</w:t>
        </w:r>
      </w:hyperlink>
      <w:hyperlink r:id="rId205">
        <w:r>
          <w:t xml:space="preserve">, </w:t>
        </w:r>
      </w:hyperlink>
      <w:hyperlink r:id="rId206">
        <w:r>
          <w:rPr>
            <w:i/>
            <w:iCs/>
          </w:rPr>
          <w:t>495</w:t>
        </w:r>
      </w:hyperlink>
      <w:hyperlink r:id="rId207">
        <w:r>
          <w:t>, 1–12. https://doi.org/</w:t>
        </w:r>
      </w:hyperlink>
      <w:hyperlink r:id="rId208">
        <w:r>
          <w:t>10.1016/j.jembe.2017.05.011</w:t>
        </w:r>
      </w:hyperlink>
    </w:p>
    <w:p w14:paraId="724DBB63" w14:textId="77777777" w:rsidR="00536A8B" w:rsidRDefault="00000000">
      <w:pPr>
        <w:widowControl w:val="0"/>
        <w:spacing w:before="80" w:line="240" w:lineRule="auto"/>
        <w:ind w:left="480"/>
      </w:pPr>
      <w:hyperlink r:id="rId209">
        <w:r>
          <w:t xml:space="preserve">Costa-Silva, J., Domingues, D., &amp; Lopes, F. M. (2017). RNA-Seq differential expression analysis: An extended review and a software tool. </w:t>
        </w:r>
      </w:hyperlink>
      <w:hyperlink r:id="rId210">
        <w:r>
          <w:rPr>
            <w:i/>
            <w:iCs/>
          </w:rPr>
          <w:t>PloS One</w:t>
        </w:r>
      </w:hyperlink>
      <w:hyperlink r:id="rId211">
        <w:r>
          <w:t xml:space="preserve">, </w:t>
        </w:r>
      </w:hyperlink>
      <w:hyperlink r:id="rId212">
        <w:r>
          <w:rPr>
            <w:i/>
            <w:iCs/>
          </w:rPr>
          <w:t>12</w:t>
        </w:r>
      </w:hyperlink>
      <w:hyperlink r:id="rId213">
        <w:r>
          <w:t>(12), e0190152. https://doi.org/</w:t>
        </w:r>
      </w:hyperlink>
      <w:hyperlink r:id="rId214">
        <w:r>
          <w:t>10.1371/journal.pone.0190152</w:t>
        </w:r>
      </w:hyperlink>
    </w:p>
    <w:p w14:paraId="2B1ABD4D" w14:textId="77777777" w:rsidR="00536A8B" w:rsidRDefault="00000000">
      <w:pPr>
        <w:widowControl w:val="0"/>
        <w:spacing w:before="80" w:line="240" w:lineRule="auto"/>
        <w:ind w:left="480"/>
      </w:pPr>
      <w:hyperlink r:id="rId215">
        <w:r>
          <w:t xml:space="preserve">De Maio, A., Santoro, M. G., Tanguay, R. M., &amp; Hightower, L. E. (2012). Ferruccio Ritossa’s scientific legacy 50 years after his discovery of the heat shock response: a new view of biology, a new society, and a new journal. </w:t>
        </w:r>
      </w:hyperlink>
      <w:hyperlink r:id="rId216">
        <w:r>
          <w:rPr>
            <w:i/>
            <w:iCs/>
          </w:rPr>
          <w:t>Cell Stress &amp; Chaperones</w:t>
        </w:r>
      </w:hyperlink>
      <w:hyperlink r:id="rId217">
        <w:r>
          <w:t xml:space="preserve">, </w:t>
        </w:r>
      </w:hyperlink>
      <w:hyperlink r:id="rId218">
        <w:r>
          <w:rPr>
            <w:i/>
            <w:iCs/>
          </w:rPr>
          <w:t>17</w:t>
        </w:r>
      </w:hyperlink>
      <w:hyperlink r:id="rId219">
        <w:r>
          <w:t>(2), 139–143. https://doi.org/</w:t>
        </w:r>
      </w:hyperlink>
      <w:hyperlink r:id="rId220">
        <w:r>
          <w:t>10.1007/s12192-012-0320-z</w:t>
        </w:r>
      </w:hyperlink>
    </w:p>
    <w:p w14:paraId="3BDD0206" w14:textId="77777777" w:rsidR="00536A8B" w:rsidRDefault="00000000">
      <w:pPr>
        <w:widowControl w:val="0"/>
        <w:spacing w:before="80" w:line="240" w:lineRule="auto"/>
        <w:ind w:left="480"/>
      </w:pPr>
      <w:hyperlink r:id="rId221">
        <w:r>
          <w:t xml:space="preserve">DeVries, T. (2022). The ocean carbon cycle. </w:t>
        </w:r>
      </w:hyperlink>
      <w:hyperlink r:id="rId222">
        <w:r>
          <w:rPr>
            <w:i/>
            <w:iCs/>
          </w:rPr>
          <w:t>Annual Review of Environment and Resources</w:t>
        </w:r>
      </w:hyperlink>
      <w:hyperlink r:id="rId223">
        <w:r>
          <w:t xml:space="preserve">, </w:t>
        </w:r>
      </w:hyperlink>
      <w:hyperlink r:id="rId224">
        <w:r>
          <w:rPr>
            <w:i/>
            <w:iCs/>
          </w:rPr>
          <w:t>47</w:t>
        </w:r>
      </w:hyperlink>
      <w:hyperlink r:id="rId225">
        <w:r>
          <w:t>(1), 317–341. https://doi.org/</w:t>
        </w:r>
      </w:hyperlink>
      <w:hyperlink r:id="rId226">
        <w:r>
          <w:t>10.1146/annurev-environ-120920-111307</w:t>
        </w:r>
      </w:hyperlink>
    </w:p>
    <w:p w14:paraId="28A36BDC" w14:textId="77777777" w:rsidR="00536A8B" w:rsidRDefault="00000000">
      <w:pPr>
        <w:widowControl w:val="0"/>
        <w:spacing w:before="80" w:line="240" w:lineRule="auto"/>
        <w:ind w:left="480"/>
      </w:pPr>
      <w:hyperlink r:id="rId227">
        <w:r>
          <w:t xml:space="preserve">Ding, S., Huang, M., Sheng, N., Chen, T., Xu, R., Luo, Z., Huang, X., Wan, Z., Su, S., &amp; Li, X. (2023). RNAi-mediated knockdown of the mandibular organ-inhibiting hormone (MOIH) gene stimulates vitellogenesis in the Chinese mitten crab Eriocheir sinensis. </w:t>
        </w:r>
      </w:hyperlink>
      <w:hyperlink r:id="rId228">
        <w:r>
          <w:rPr>
            <w:i/>
            <w:iCs/>
          </w:rPr>
          <w:t>Fisheries Science: FS</w:t>
        </w:r>
      </w:hyperlink>
      <w:hyperlink r:id="rId229">
        <w:r>
          <w:t xml:space="preserve">, </w:t>
        </w:r>
      </w:hyperlink>
      <w:hyperlink r:id="rId230">
        <w:r>
          <w:rPr>
            <w:i/>
            <w:iCs/>
          </w:rPr>
          <w:t>89</w:t>
        </w:r>
      </w:hyperlink>
      <w:hyperlink r:id="rId231">
        <w:r>
          <w:t>(3), 399–408. https://doi.org/</w:t>
        </w:r>
      </w:hyperlink>
      <w:hyperlink r:id="rId232">
        <w:r>
          <w:t>10.1007/s12562-023-01680-y</w:t>
        </w:r>
      </w:hyperlink>
    </w:p>
    <w:p w14:paraId="206D9BEF" w14:textId="77777777" w:rsidR="00536A8B" w:rsidRDefault="00000000">
      <w:pPr>
        <w:widowControl w:val="0"/>
        <w:spacing w:before="80" w:line="240" w:lineRule="auto"/>
        <w:ind w:left="480"/>
      </w:pPr>
      <w:hyperlink r:id="rId233">
        <w:r>
          <w:t xml:space="preserve">Doney, S. C., Fabry, V. J., Feely, R. A., &amp; Kleypas, J. A. (2009). Ocean acidification: the other CO2 problem. </w:t>
        </w:r>
      </w:hyperlink>
      <w:hyperlink r:id="rId234">
        <w:r>
          <w:rPr>
            <w:i/>
            <w:iCs/>
          </w:rPr>
          <w:t>Annual Review of Marine Science</w:t>
        </w:r>
      </w:hyperlink>
      <w:hyperlink r:id="rId235">
        <w:r>
          <w:t xml:space="preserve">, </w:t>
        </w:r>
      </w:hyperlink>
      <w:hyperlink r:id="rId236">
        <w:r>
          <w:rPr>
            <w:i/>
            <w:iCs/>
          </w:rPr>
          <w:t>1</w:t>
        </w:r>
      </w:hyperlink>
      <w:hyperlink r:id="rId237">
        <w:r>
          <w:t>, 169–192. https://doi.org/</w:t>
        </w:r>
      </w:hyperlink>
      <w:hyperlink r:id="rId238">
        <w:r>
          <w:t>10.1146/annurev.marine.010908.163834</w:t>
        </w:r>
      </w:hyperlink>
    </w:p>
    <w:p w14:paraId="2803DE77" w14:textId="77777777" w:rsidR="00536A8B" w:rsidRDefault="00000000">
      <w:pPr>
        <w:widowControl w:val="0"/>
        <w:spacing w:before="80" w:line="240" w:lineRule="auto"/>
        <w:ind w:left="480"/>
      </w:pPr>
      <w:hyperlink r:id="rId239">
        <w:r>
          <w:t xml:space="preserve">Ewels, P., Magnusson, M., Lundin, S., &amp; Käller, M. (2016). MultiQC: summarize analysis results for multiple tools and samples in a single report. </w:t>
        </w:r>
      </w:hyperlink>
      <w:hyperlink r:id="rId240">
        <w:r>
          <w:rPr>
            <w:i/>
            <w:iCs/>
          </w:rPr>
          <w:t xml:space="preserve">Bioinformatics </w:t>
        </w:r>
      </w:hyperlink>
      <w:hyperlink r:id="rId241">
        <w:r>
          <w:t xml:space="preserve">, </w:t>
        </w:r>
      </w:hyperlink>
      <w:hyperlink r:id="rId242">
        <w:r>
          <w:rPr>
            <w:i/>
            <w:iCs/>
          </w:rPr>
          <w:t>32</w:t>
        </w:r>
      </w:hyperlink>
      <w:hyperlink r:id="rId243">
        <w:r>
          <w:t>(19), 3047–3048. https://doi.org/</w:t>
        </w:r>
      </w:hyperlink>
      <w:hyperlink r:id="rId244">
        <w:r>
          <w:t>10.1093/bioinformatics/btw354</w:t>
        </w:r>
      </w:hyperlink>
    </w:p>
    <w:p w14:paraId="377A4F60" w14:textId="77777777" w:rsidR="00536A8B" w:rsidRDefault="00000000">
      <w:pPr>
        <w:widowControl w:val="0"/>
        <w:spacing w:before="80" w:line="240" w:lineRule="auto"/>
        <w:ind w:left="480"/>
      </w:pPr>
      <w:hyperlink r:id="rId245">
        <w:r>
          <w:t xml:space="preserve">Fabry, V., McClintock, J., Mathis, J., &amp; Grebmeier, J. (2009). Ocean Acidification at High Latitudes: The Bellwether. In </w:t>
        </w:r>
      </w:hyperlink>
      <w:hyperlink r:id="rId246">
        <w:r>
          <w:rPr>
            <w:i/>
            <w:iCs/>
          </w:rPr>
          <w:t>Oceanography</w:t>
        </w:r>
      </w:hyperlink>
      <w:hyperlink r:id="rId247">
        <w:r>
          <w:t xml:space="preserve"> (Vol. 22, Issue 4, pp. 160–171). https://doi.org/</w:t>
        </w:r>
      </w:hyperlink>
      <w:hyperlink r:id="rId248">
        <w:r>
          <w:t>10.5670/oceanog.2009.105</w:t>
        </w:r>
      </w:hyperlink>
    </w:p>
    <w:p w14:paraId="6A43EF0A" w14:textId="77777777" w:rsidR="00536A8B" w:rsidRDefault="00000000">
      <w:pPr>
        <w:widowControl w:val="0"/>
        <w:spacing w:before="80" w:line="240" w:lineRule="auto"/>
        <w:ind w:left="480"/>
      </w:pPr>
      <w:hyperlink r:id="rId249">
        <w:r>
          <w:t xml:space="preserve">Fanjul-Moles, M. L. (2006). Biochemical and functional aspects of crustacean hyperglycemic hormone in decapod crustaceans: review and update. </w:t>
        </w:r>
      </w:hyperlink>
      <w:hyperlink r:id="rId250">
        <w:r>
          <w:rPr>
            <w:i/>
            <w:iCs/>
          </w:rPr>
          <w:t>Comparative Biochemistry and Physiology. Toxicology &amp; Pharmacology: CBP</w:t>
        </w:r>
      </w:hyperlink>
      <w:hyperlink r:id="rId251">
        <w:r>
          <w:t xml:space="preserve">, </w:t>
        </w:r>
      </w:hyperlink>
      <w:hyperlink r:id="rId252">
        <w:r>
          <w:rPr>
            <w:i/>
            <w:iCs/>
          </w:rPr>
          <w:t>142</w:t>
        </w:r>
      </w:hyperlink>
      <w:hyperlink r:id="rId253">
        <w:r>
          <w:t>(3-4), 390–400. https://doi.org/</w:t>
        </w:r>
      </w:hyperlink>
      <w:hyperlink r:id="rId254">
        <w:r>
          <w:t>10.1016/j.cbpc.2005.11.021</w:t>
        </w:r>
      </w:hyperlink>
    </w:p>
    <w:p w14:paraId="4B363251" w14:textId="77777777" w:rsidR="00536A8B" w:rsidRDefault="00000000">
      <w:pPr>
        <w:widowControl w:val="0"/>
        <w:spacing w:before="80" w:line="240" w:lineRule="auto"/>
        <w:ind w:left="480"/>
      </w:pPr>
      <w:hyperlink r:id="rId255">
        <w:r>
          <w:t xml:space="preserve">Feder, M. E., &amp; Hofmann, G. E. (1999). Heat-shock proteins, molecular chaperones, and the stress response: evolutionary and ecological physiology. </w:t>
        </w:r>
      </w:hyperlink>
      <w:hyperlink r:id="rId256">
        <w:r>
          <w:rPr>
            <w:i/>
            <w:iCs/>
          </w:rPr>
          <w:t>Annual Review of Physiology</w:t>
        </w:r>
      </w:hyperlink>
      <w:hyperlink r:id="rId257">
        <w:r>
          <w:t xml:space="preserve">, </w:t>
        </w:r>
      </w:hyperlink>
      <w:hyperlink r:id="rId258">
        <w:r>
          <w:rPr>
            <w:i/>
            <w:iCs/>
          </w:rPr>
          <w:t>61</w:t>
        </w:r>
      </w:hyperlink>
      <w:hyperlink r:id="rId259">
        <w:r>
          <w:t>(1), 243–282. https://doi.org/</w:t>
        </w:r>
      </w:hyperlink>
      <w:hyperlink r:id="rId260">
        <w:r>
          <w:t>10.1146/annurev.physiol.61.1.243</w:t>
        </w:r>
      </w:hyperlink>
    </w:p>
    <w:p w14:paraId="7935258A" w14:textId="77777777" w:rsidR="00536A8B" w:rsidRDefault="00000000">
      <w:pPr>
        <w:widowControl w:val="0"/>
        <w:spacing w:before="80" w:line="240" w:lineRule="auto"/>
        <w:ind w:left="480"/>
      </w:pPr>
      <w:hyperlink r:id="rId261">
        <w:r>
          <w:t xml:space="preserve">Fehsenfeld, S., &amp; Weihrauch, D. (2017). Acid–base regulation in aquatic decapod crustaceans. In </w:t>
        </w:r>
      </w:hyperlink>
      <w:hyperlink r:id="rId262">
        <w:r>
          <w:rPr>
            <w:i/>
            <w:iCs/>
          </w:rPr>
          <w:t>Acid-Base Balance and Nitrogen Excretion in Invertebrates</w:t>
        </w:r>
      </w:hyperlink>
      <w:hyperlink r:id="rId263">
        <w:r>
          <w:t xml:space="preserve"> (pp. 151–191). Springer International Publishing. https://doi.org/</w:t>
        </w:r>
      </w:hyperlink>
      <w:hyperlink r:id="rId264">
        <w:r>
          <w:t>10.1007/978-3-319-39617-0_6</w:t>
        </w:r>
      </w:hyperlink>
    </w:p>
    <w:p w14:paraId="06EE105A" w14:textId="77777777" w:rsidR="00536A8B" w:rsidRDefault="00000000">
      <w:pPr>
        <w:widowControl w:val="0"/>
        <w:spacing w:before="80" w:line="240" w:lineRule="auto"/>
        <w:ind w:left="480"/>
      </w:pPr>
      <w:hyperlink r:id="rId265">
        <w:r>
          <w:t xml:space="preserve">Figuerola, B., Hancock, A. M., Bax, N., Cummings, V. J., Downey, R., Griffiths, H. J., Smith, J., &amp; Stark, J. S. (2021). A review and meta-analysis of potential impacts of ocean acidification on marine calcifiers from the Southern Ocean. </w:t>
        </w:r>
      </w:hyperlink>
      <w:hyperlink r:id="rId266">
        <w:r>
          <w:rPr>
            <w:i/>
            <w:iCs/>
          </w:rPr>
          <w:t>Frontiers in Marine Science</w:t>
        </w:r>
      </w:hyperlink>
      <w:hyperlink r:id="rId267">
        <w:r>
          <w:t xml:space="preserve">, </w:t>
        </w:r>
      </w:hyperlink>
      <w:hyperlink r:id="rId268">
        <w:r>
          <w:rPr>
            <w:i/>
            <w:iCs/>
          </w:rPr>
          <w:t>8</w:t>
        </w:r>
      </w:hyperlink>
      <w:hyperlink r:id="rId269">
        <w:r>
          <w:t>. https://doi.org/</w:t>
        </w:r>
      </w:hyperlink>
      <w:hyperlink r:id="rId270">
        <w:r>
          <w:t>10.3389/fmars.2021.584445</w:t>
        </w:r>
      </w:hyperlink>
    </w:p>
    <w:p w14:paraId="75F611DA" w14:textId="77777777" w:rsidR="00536A8B" w:rsidRDefault="00000000">
      <w:pPr>
        <w:widowControl w:val="0"/>
        <w:spacing w:before="80" w:line="240" w:lineRule="auto"/>
        <w:ind w:left="480"/>
      </w:pPr>
      <w:hyperlink r:id="rId271">
        <w:r>
          <w:t xml:space="preserve">Gan, B., Chen, S., Liu, H., Min, J., &amp; Liu, K. (2019). Structure and function of eTudor domain containing TDRD proteins. </w:t>
        </w:r>
      </w:hyperlink>
      <w:hyperlink r:id="rId272">
        <w:r>
          <w:rPr>
            <w:i/>
            <w:iCs/>
          </w:rPr>
          <w:t>Critical Reviews in Biochemistry and Molecular Biology</w:t>
        </w:r>
      </w:hyperlink>
      <w:hyperlink r:id="rId273">
        <w:r>
          <w:t xml:space="preserve">, </w:t>
        </w:r>
      </w:hyperlink>
      <w:hyperlink r:id="rId274">
        <w:r>
          <w:rPr>
            <w:i/>
            <w:iCs/>
          </w:rPr>
          <w:t>54</w:t>
        </w:r>
      </w:hyperlink>
      <w:hyperlink r:id="rId275">
        <w:r>
          <w:t>(2), 119–132. https://doi.org/</w:t>
        </w:r>
      </w:hyperlink>
      <w:hyperlink r:id="rId276">
        <w:r>
          <w:t>10.1080/10409238.2019.1603199</w:t>
        </w:r>
      </w:hyperlink>
    </w:p>
    <w:p w14:paraId="7C17CB22" w14:textId="77777777" w:rsidR="00536A8B" w:rsidRDefault="00000000">
      <w:pPr>
        <w:widowControl w:val="0"/>
        <w:spacing w:before="80" w:line="240" w:lineRule="auto"/>
        <w:ind w:left="480"/>
      </w:pPr>
      <w:hyperlink r:id="rId277">
        <w:r>
          <w:t xml:space="preserve">George, N. I., Bowyer, J. F., Crabtree, N. M., &amp; Chang, C.-W. (2015). An Iterative Leave-One-Out Approach to Outlier Detection in RNA-Seq Data. </w:t>
        </w:r>
      </w:hyperlink>
      <w:hyperlink r:id="rId278">
        <w:r>
          <w:rPr>
            <w:i/>
            <w:iCs/>
          </w:rPr>
          <w:t>PloS One</w:t>
        </w:r>
      </w:hyperlink>
      <w:hyperlink r:id="rId279">
        <w:r>
          <w:t xml:space="preserve">, </w:t>
        </w:r>
      </w:hyperlink>
      <w:hyperlink r:id="rId280">
        <w:r>
          <w:rPr>
            <w:i/>
            <w:iCs/>
          </w:rPr>
          <w:t>10</w:t>
        </w:r>
      </w:hyperlink>
      <w:hyperlink r:id="rId281">
        <w:r>
          <w:t>(6), e0125224. https://doi.org/</w:t>
        </w:r>
      </w:hyperlink>
      <w:hyperlink r:id="rId282">
        <w:r>
          <w:t>10.1371/journal.pone.0125224</w:t>
        </w:r>
      </w:hyperlink>
    </w:p>
    <w:p w14:paraId="37D8C9C5" w14:textId="77777777" w:rsidR="00536A8B" w:rsidRDefault="00000000">
      <w:pPr>
        <w:widowControl w:val="0"/>
        <w:spacing w:before="80" w:line="240" w:lineRule="auto"/>
        <w:ind w:left="480"/>
      </w:pPr>
      <w:hyperlink r:id="rId283">
        <w:r>
          <w:t xml:space="preserve">Harms, L., Frickenhaus, S., Schiffer, M., Mark, F. C., Storch, D., Held, C., Pörtner, H.-O., &amp; Lucassen, M. (2014). Gene expression profiling in gills of the great spider crab Hyas araneus in response to ocean acidification and warming. </w:t>
        </w:r>
      </w:hyperlink>
      <w:hyperlink r:id="rId284">
        <w:r>
          <w:rPr>
            <w:i/>
            <w:iCs/>
          </w:rPr>
          <w:t>BMC Genomics</w:t>
        </w:r>
      </w:hyperlink>
      <w:hyperlink r:id="rId285">
        <w:r>
          <w:t xml:space="preserve">, </w:t>
        </w:r>
      </w:hyperlink>
      <w:hyperlink r:id="rId286">
        <w:r>
          <w:rPr>
            <w:i/>
            <w:iCs/>
          </w:rPr>
          <w:t>15</w:t>
        </w:r>
      </w:hyperlink>
      <w:hyperlink r:id="rId287">
        <w:r>
          <w:t>, 789. https://doi.org/</w:t>
        </w:r>
      </w:hyperlink>
      <w:hyperlink r:id="rId288">
        <w:r>
          <w:t>10.1186/1471-2164-15-789</w:t>
        </w:r>
      </w:hyperlink>
    </w:p>
    <w:p w14:paraId="12C14C22" w14:textId="77777777" w:rsidR="00536A8B" w:rsidRDefault="00000000">
      <w:pPr>
        <w:widowControl w:val="0"/>
        <w:spacing w:before="80" w:line="240" w:lineRule="auto"/>
        <w:ind w:left="480"/>
      </w:pPr>
      <w:hyperlink r:id="rId289">
        <w:r>
          <w:t xml:space="preserve">Henry, R. P. (1988). Multiple functions of carbonic anhydrase in the crustacean gill. </w:t>
        </w:r>
      </w:hyperlink>
      <w:hyperlink r:id="rId290">
        <w:r>
          <w:rPr>
            <w:i/>
            <w:iCs/>
          </w:rPr>
          <w:t>The Journal of Experimental Zoology</w:t>
        </w:r>
      </w:hyperlink>
      <w:hyperlink r:id="rId291">
        <w:r>
          <w:t xml:space="preserve">, </w:t>
        </w:r>
      </w:hyperlink>
      <w:hyperlink r:id="rId292">
        <w:r>
          <w:rPr>
            <w:i/>
            <w:iCs/>
          </w:rPr>
          <w:t>248</w:t>
        </w:r>
      </w:hyperlink>
      <w:hyperlink r:id="rId293">
        <w:r>
          <w:t>(1), 19–24. https://doi.org/</w:t>
        </w:r>
      </w:hyperlink>
      <w:hyperlink r:id="rId294">
        <w:r>
          <w:t>10.1002/jez.1402480104</w:t>
        </w:r>
      </w:hyperlink>
    </w:p>
    <w:p w14:paraId="1C92655B" w14:textId="77777777" w:rsidR="00536A8B" w:rsidRDefault="00000000">
      <w:pPr>
        <w:widowControl w:val="0"/>
        <w:spacing w:before="80" w:line="240" w:lineRule="auto"/>
        <w:ind w:left="480"/>
      </w:pPr>
      <w:hyperlink r:id="rId295">
        <w:r>
          <w:t xml:space="preserve">Huang, W., Li, H., Cheng, C., Ren, C., Chen, T., Jiang, X., Cheng, K., Luo, P., &amp; Hu, C. (2018). Analysis of the transcriptome data in Litopenaeus vannamei reveals the immune basis and predicts the hub regulation-genes in response to high-pH stress. </w:t>
        </w:r>
      </w:hyperlink>
      <w:hyperlink r:id="rId296">
        <w:r>
          <w:rPr>
            <w:i/>
            <w:iCs/>
          </w:rPr>
          <w:t>PloS One</w:t>
        </w:r>
      </w:hyperlink>
      <w:hyperlink r:id="rId297">
        <w:r>
          <w:t xml:space="preserve">, </w:t>
        </w:r>
      </w:hyperlink>
      <w:hyperlink r:id="rId298">
        <w:r>
          <w:rPr>
            <w:i/>
            <w:iCs/>
          </w:rPr>
          <w:t>13</w:t>
        </w:r>
      </w:hyperlink>
      <w:hyperlink r:id="rId299">
        <w:r>
          <w:t>(12), e0207771. https://doi.org/</w:t>
        </w:r>
      </w:hyperlink>
      <w:hyperlink r:id="rId300">
        <w:r>
          <w:t>10.1371/journal.pone.0207771</w:t>
        </w:r>
      </w:hyperlink>
    </w:p>
    <w:p w14:paraId="374725F5" w14:textId="77777777" w:rsidR="00536A8B" w:rsidRDefault="00000000">
      <w:pPr>
        <w:widowControl w:val="0"/>
        <w:spacing w:before="80" w:line="240" w:lineRule="auto"/>
        <w:ind w:left="480"/>
      </w:pPr>
      <w:hyperlink r:id="rId301">
        <w:r>
          <w:t xml:space="preserve">Hu, Y., Xu, Z., Pan, Q., &amp; Ma, L. (2023). Casein kinase 1 gamma regulates oxidative stress response via interacting with the NADPH dual oxidase complex. </w:t>
        </w:r>
      </w:hyperlink>
      <w:hyperlink r:id="rId302">
        <w:r>
          <w:rPr>
            <w:i/>
            <w:iCs/>
          </w:rPr>
          <w:t>PLoS Genetics</w:t>
        </w:r>
      </w:hyperlink>
      <w:hyperlink r:id="rId303">
        <w:r>
          <w:t xml:space="preserve">, </w:t>
        </w:r>
      </w:hyperlink>
      <w:hyperlink r:id="rId304">
        <w:r>
          <w:rPr>
            <w:i/>
            <w:iCs/>
          </w:rPr>
          <w:t>19</w:t>
        </w:r>
      </w:hyperlink>
      <w:hyperlink r:id="rId305">
        <w:r>
          <w:t>(4), e1010740. https://doi.org/</w:t>
        </w:r>
      </w:hyperlink>
      <w:hyperlink r:id="rId306">
        <w:r>
          <w:t>10.1371/journal.pgen.1010740</w:t>
        </w:r>
      </w:hyperlink>
    </w:p>
    <w:p w14:paraId="3F87EFEF" w14:textId="77777777" w:rsidR="00536A8B" w:rsidRDefault="00000000">
      <w:pPr>
        <w:widowControl w:val="0"/>
        <w:spacing w:before="80" w:line="240" w:lineRule="auto"/>
        <w:ind w:left="480"/>
      </w:pPr>
      <w:hyperlink r:id="rId307">
        <w:r>
          <w:t xml:space="preserve">Jaffe, A. E., Hyde, T., Kleinman, J., Weinbergern, D. R., Chenoweth, J. G., McKay, R. D., Leek, J. T., &amp; Colantuoni, C. (2015). Practical impacts of genomic data “cleaning” on biological discovery using surrogate variable analysis. </w:t>
        </w:r>
      </w:hyperlink>
      <w:hyperlink r:id="rId308">
        <w:r>
          <w:rPr>
            <w:i/>
            <w:iCs/>
          </w:rPr>
          <w:t>BMC Bioinformatics</w:t>
        </w:r>
      </w:hyperlink>
      <w:hyperlink r:id="rId309">
        <w:r>
          <w:t xml:space="preserve">, </w:t>
        </w:r>
      </w:hyperlink>
      <w:hyperlink r:id="rId310">
        <w:r>
          <w:rPr>
            <w:i/>
            <w:iCs/>
          </w:rPr>
          <w:t>16</w:t>
        </w:r>
      </w:hyperlink>
      <w:hyperlink r:id="rId311">
        <w:r>
          <w:t>(1), 372. https://doi.org/</w:t>
        </w:r>
      </w:hyperlink>
      <w:hyperlink r:id="rId312">
        <w:r>
          <w:t>10.1186/s12859-015-0808-5</w:t>
        </w:r>
      </w:hyperlink>
    </w:p>
    <w:p w14:paraId="5D0C8C0C" w14:textId="77777777" w:rsidR="00536A8B" w:rsidRDefault="00000000">
      <w:pPr>
        <w:widowControl w:val="0"/>
        <w:spacing w:before="80" w:line="240" w:lineRule="auto"/>
        <w:ind w:left="480"/>
      </w:pPr>
      <w:hyperlink r:id="rId313">
        <w:r>
          <w:t xml:space="preserve">Jensen, M. L., Honoré, C., Hummelshøj, T., Hansen, B. E., Madsen, H. O., &amp; Garred, P. (2007). Ficolin-2 recognizes DNA and participates in the clearance of dying host cells. </w:t>
        </w:r>
      </w:hyperlink>
      <w:hyperlink r:id="rId314">
        <w:r>
          <w:rPr>
            <w:i/>
            <w:iCs/>
          </w:rPr>
          <w:t>Molecular Immunology</w:t>
        </w:r>
      </w:hyperlink>
      <w:hyperlink r:id="rId315">
        <w:r>
          <w:t xml:space="preserve">, </w:t>
        </w:r>
      </w:hyperlink>
      <w:hyperlink r:id="rId316">
        <w:r>
          <w:rPr>
            <w:i/>
            <w:iCs/>
          </w:rPr>
          <w:t>44</w:t>
        </w:r>
      </w:hyperlink>
      <w:hyperlink r:id="rId317">
        <w:r>
          <w:t>(5), 856–865. https://doi.org/</w:t>
        </w:r>
      </w:hyperlink>
      <w:hyperlink r:id="rId318">
        <w:r>
          <w:t>10.1016/j.molimm.2006.04.002</w:t>
        </w:r>
      </w:hyperlink>
    </w:p>
    <w:p w14:paraId="45659B99" w14:textId="77777777" w:rsidR="00536A8B" w:rsidRDefault="00000000">
      <w:pPr>
        <w:widowControl w:val="0"/>
        <w:spacing w:before="80" w:line="240" w:lineRule="auto"/>
        <w:ind w:left="480"/>
      </w:pPr>
      <w:hyperlink r:id="rId319">
        <w:r>
          <w:t xml:space="preserve">Kapitonov, V. V., &amp; Jurka, J. (2004). Harbinger transposons and an ancient HARBI1 gene derived from a transposase. </w:t>
        </w:r>
      </w:hyperlink>
      <w:hyperlink r:id="rId320">
        <w:r>
          <w:rPr>
            <w:i/>
            <w:iCs/>
          </w:rPr>
          <w:t>DNA and Cell Biology</w:t>
        </w:r>
      </w:hyperlink>
      <w:hyperlink r:id="rId321">
        <w:r>
          <w:t xml:space="preserve">, </w:t>
        </w:r>
      </w:hyperlink>
      <w:hyperlink r:id="rId322">
        <w:r>
          <w:rPr>
            <w:i/>
            <w:iCs/>
          </w:rPr>
          <w:t>23</w:t>
        </w:r>
      </w:hyperlink>
      <w:hyperlink r:id="rId323">
        <w:r>
          <w:t>(5), 311–324. https://doi.org/</w:t>
        </w:r>
      </w:hyperlink>
      <w:hyperlink r:id="rId324">
        <w:r>
          <w:t>10.1089/104454904323090949</w:t>
        </w:r>
      </w:hyperlink>
    </w:p>
    <w:p w14:paraId="660F245B" w14:textId="77777777" w:rsidR="00536A8B" w:rsidRDefault="00000000">
      <w:pPr>
        <w:widowControl w:val="0"/>
        <w:spacing w:before="80" w:line="240" w:lineRule="auto"/>
        <w:ind w:left="480"/>
      </w:pPr>
      <w:hyperlink r:id="rId325">
        <w:r>
          <w:t xml:space="preserve">Keeling, C. D., Bacastow, R. B., Bainbridge, A. E., Ekdahl, C. A., Jr, Guenther, P. R., Waterman, L. S., &amp; Chin, J. F. S. (1976). Atmospheric carbon dioxide variations at Mauna Loa Observatory, Hawaii. </w:t>
        </w:r>
      </w:hyperlink>
      <w:hyperlink r:id="rId326">
        <w:r>
          <w:rPr>
            <w:i/>
            <w:iCs/>
          </w:rPr>
          <w:t>Tellus</w:t>
        </w:r>
      </w:hyperlink>
      <w:hyperlink r:id="rId327">
        <w:r>
          <w:t xml:space="preserve">, </w:t>
        </w:r>
      </w:hyperlink>
      <w:hyperlink r:id="rId328">
        <w:r>
          <w:rPr>
            <w:i/>
            <w:iCs/>
          </w:rPr>
          <w:t>28</w:t>
        </w:r>
      </w:hyperlink>
      <w:hyperlink r:id="rId329">
        <w:r>
          <w:t>(6), 538–551. https://doi.org/</w:t>
        </w:r>
      </w:hyperlink>
      <w:hyperlink r:id="rId330">
        <w:r>
          <w:t>10.1111/j.2153-</w:t>
        </w:r>
        <w:proofErr w:type="gramStart"/>
        <w:r>
          <w:t>3490.1976.tb</w:t>
        </w:r>
        <w:proofErr w:type="gramEnd"/>
        <w:r>
          <w:t>00701.x</w:t>
        </w:r>
      </w:hyperlink>
    </w:p>
    <w:p w14:paraId="6DF2A6D9" w14:textId="77777777" w:rsidR="00536A8B" w:rsidRDefault="00000000">
      <w:pPr>
        <w:widowControl w:val="0"/>
        <w:spacing w:before="80" w:line="240" w:lineRule="auto"/>
        <w:ind w:left="480"/>
      </w:pPr>
      <w:hyperlink r:id="rId331">
        <w:r>
          <w:t xml:space="preserve">Knauber, H., Kohlenbach, K., Brandt, A., &amp; Saeedi, H. (2023). Crustaceans of the Northwest Pacific Ocean: Species richness and distribution patterns. </w:t>
        </w:r>
      </w:hyperlink>
      <w:hyperlink r:id="rId332">
        <w:r>
          <w:rPr>
            <w:i/>
            <w:iCs/>
          </w:rPr>
          <w:t>Journal of Sea Research</w:t>
        </w:r>
      </w:hyperlink>
      <w:hyperlink r:id="rId333">
        <w:r>
          <w:t xml:space="preserve">, </w:t>
        </w:r>
      </w:hyperlink>
      <w:hyperlink r:id="rId334">
        <w:r>
          <w:rPr>
            <w:i/>
            <w:iCs/>
          </w:rPr>
          <w:t>191</w:t>
        </w:r>
      </w:hyperlink>
      <w:hyperlink r:id="rId335">
        <w:r>
          <w:t>(102332), 102332. https://doi.org/</w:t>
        </w:r>
      </w:hyperlink>
      <w:hyperlink r:id="rId336">
        <w:r>
          <w:t>10.1016/j.seares.2022.102332</w:t>
        </w:r>
      </w:hyperlink>
    </w:p>
    <w:p w14:paraId="10F7D356" w14:textId="77777777" w:rsidR="00536A8B" w:rsidRDefault="00000000">
      <w:pPr>
        <w:widowControl w:val="0"/>
        <w:spacing w:before="80" w:line="240" w:lineRule="auto"/>
        <w:ind w:left="480"/>
      </w:pPr>
      <w:hyperlink r:id="rId337">
        <w:r>
          <w:t xml:space="preserve">Kroeker, K. J., Kordas, R. L., Crim, R. N., &amp; Singh, G. G. (2010). Meta-analysis reveals negative yet variable effects of ocean acidification on marine organisms. </w:t>
        </w:r>
      </w:hyperlink>
      <w:hyperlink r:id="rId338">
        <w:r>
          <w:rPr>
            <w:i/>
            <w:iCs/>
          </w:rPr>
          <w:t>Ecology Letters</w:t>
        </w:r>
      </w:hyperlink>
      <w:hyperlink r:id="rId339">
        <w:r>
          <w:t xml:space="preserve">, </w:t>
        </w:r>
      </w:hyperlink>
      <w:hyperlink r:id="rId340">
        <w:r>
          <w:rPr>
            <w:i/>
            <w:iCs/>
          </w:rPr>
          <w:t>13</w:t>
        </w:r>
      </w:hyperlink>
      <w:hyperlink r:id="rId341">
        <w:r>
          <w:t>(11), 1419–1434. https://doi.org/</w:t>
        </w:r>
      </w:hyperlink>
      <w:hyperlink r:id="rId342">
        <w:r>
          <w:t>10.1111/j.1461-0248.</w:t>
        </w:r>
        <w:proofErr w:type="gramStart"/>
        <w:r>
          <w:t>2010.01518.x</w:t>
        </w:r>
        <w:proofErr w:type="gramEnd"/>
      </w:hyperlink>
    </w:p>
    <w:p w14:paraId="0E735181" w14:textId="77777777" w:rsidR="00536A8B" w:rsidRDefault="00000000">
      <w:pPr>
        <w:widowControl w:val="0"/>
        <w:spacing w:before="80" w:line="240" w:lineRule="auto"/>
        <w:ind w:left="480"/>
      </w:pPr>
      <w:hyperlink r:id="rId343">
        <w:r>
          <w:t xml:space="preserve">Kruse, G. H., Daly, B. J., Fedewa, E. J., Stram, D. L., &amp; Szuwalski, C. S. (2025). Ecosystem-based fisheries management of crab fisheries in the Bering Sea and Aleutian Islands. </w:t>
        </w:r>
      </w:hyperlink>
      <w:hyperlink r:id="rId344">
        <w:r>
          <w:rPr>
            <w:i/>
            <w:iCs/>
          </w:rPr>
          <w:t>Fisheries Research</w:t>
        </w:r>
      </w:hyperlink>
      <w:hyperlink r:id="rId345">
        <w:r>
          <w:t xml:space="preserve">, </w:t>
        </w:r>
      </w:hyperlink>
      <w:hyperlink r:id="rId346">
        <w:r>
          <w:rPr>
            <w:i/>
            <w:iCs/>
          </w:rPr>
          <w:t>281</w:t>
        </w:r>
      </w:hyperlink>
      <w:hyperlink r:id="rId347">
        <w:r>
          <w:t>(107236), 107236. https://doi.org/</w:t>
        </w:r>
      </w:hyperlink>
      <w:hyperlink r:id="rId348">
        <w:r>
          <w:t>10.1016/j.fishres.2024.107236</w:t>
        </w:r>
      </w:hyperlink>
    </w:p>
    <w:p w14:paraId="790A6B5F" w14:textId="77777777" w:rsidR="00536A8B" w:rsidRDefault="00000000">
      <w:pPr>
        <w:widowControl w:val="0"/>
        <w:spacing w:before="80" w:line="240" w:lineRule="auto"/>
        <w:ind w:left="480"/>
      </w:pPr>
      <w:hyperlink r:id="rId349">
        <w:r>
          <w:t xml:space="preserve">Kumar, V., Roy, S., Behera, B. K., &amp; Das, B. K. (2022). Heat shock proteins (Hsps) in cellular homeostasis: A promising tool for health management in crustacean aquaculture. </w:t>
        </w:r>
      </w:hyperlink>
      <w:hyperlink r:id="rId350">
        <w:r>
          <w:rPr>
            <w:i/>
            <w:iCs/>
          </w:rPr>
          <w:t>Life (Basel, Switzerland)</w:t>
        </w:r>
      </w:hyperlink>
      <w:hyperlink r:id="rId351">
        <w:r>
          <w:t xml:space="preserve">, </w:t>
        </w:r>
      </w:hyperlink>
      <w:hyperlink r:id="rId352">
        <w:r>
          <w:rPr>
            <w:i/>
            <w:iCs/>
          </w:rPr>
          <w:t>12</w:t>
        </w:r>
      </w:hyperlink>
      <w:hyperlink r:id="rId353">
        <w:r>
          <w:t>(11), 1777. https://doi.org/</w:t>
        </w:r>
      </w:hyperlink>
      <w:hyperlink r:id="rId354">
        <w:r>
          <w:t>10.3390/life12111777</w:t>
        </w:r>
      </w:hyperlink>
    </w:p>
    <w:p w14:paraId="1FC60D7B" w14:textId="77777777" w:rsidR="00536A8B" w:rsidRDefault="00000000">
      <w:pPr>
        <w:widowControl w:val="0"/>
        <w:spacing w:before="80" w:line="240" w:lineRule="auto"/>
        <w:ind w:left="480"/>
      </w:pPr>
      <w:hyperlink r:id="rId355">
        <w:r>
          <w:t xml:space="preserve">Le Roy, N., Jackson, D. J., Marie, B., Ramos-Silva, P., &amp; Marin, F. (2014). The evolution of metazoan α-carbonic anhydrases and their roles in calcium carbonate biomineralization. </w:t>
        </w:r>
      </w:hyperlink>
      <w:hyperlink r:id="rId356">
        <w:r>
          <w:rPr>
            <w:i/>
            <w:iCs/>
          </w:rPr>
          <w:t>Frontiers in Zoology</w:t>
        </w:r>
      </w:hyperlink>
      <w:hyperlink r:id="rId357">
        <w:r>
          <w:t xml:space="preserve">, </w:t>
        </w:r>
      </w:hyperlink>
      <w:hyperlink r:id="rId358">
        <w:r>
          <w:rPr>
            <w:i/>
            <w:iCs/>
          </w:rPr>
          <w:t>11</w:t>
        </w:r>
      </w:hyperlink>
      <w:hyperlink r:id="rId359">
        <w:r>
          <w:t>(1). https://doi.org/</w:t>
        </w:r>
      </w:hyperlink>
      <w:hyperlink r:id="rId360">
        <w:r>
          <w:t>10.1186/s12983-014-0075-8</w:t>
        </w:r>
      </w:hyperlink>
    </w:p>
    <w:p w14:paraId="0BFFE5CD" w14:textId="77777777" w:rsidR="00536A8B" w:rsidRDefault="00000000">
      <w:pPr>
        <w:widowControl w:val="0"/>
        <w:spacing w:before="80" w:line="240" w:lineRule="auto"/>
        <w:ind w:left="480"/>
      </w:pPr>
      <w:hyperlink r:id="rId361">
        <w:r>
          <w:t xml:space="preserve">Leung, J. Y. S., Zhang, S., &amp; Connell, S. D. (2022). Is ocean acidification really a threat to marine calcifiers? A systematic review and meta-analysis of 980+ studies spanning two decades. </w:t>
        </w:r>
      </w:hyperlink>
      <w:hyperlink r:id="rId362">
        <w:r>
          <w:rPr>
            <w:i/>
            <w:iCs/>
          </w:rPr>
          <w:t>Small</w:t>
        </w:r>
      </w:hyperlink>
      <w:hyperlink r:id="rId363">
        <w:r>
          <w:t xml:space="preserve">, </w:t>
        </w:r>
      </w:hyperlink>
      <w:hyperlink r:id="rId364">
        <w:r>
          <w:rPr>
            <w:i/>
            <w:iCs/>
          </w:rPr>
          <w:t>18</w:t>
        </w:r>
      </w:hyperlink>
      <w:hyperlink r:id="rId365">
        <w:r>
          <w:t>(35), e2107407. https://doi.org/</w:t>
        </w:r>
      </w:hyperlink>
      <w:hyperlink r:id="rId366">
        <w:r>
          <w:t>10.1002/smll.202107407</w:t>
        </w:r>
      </w:hyperlink>
    </w:p>
    <w:p w14:paraId="731FB333" w14:textId="77777777" w:rsidR="00536A8B" w:rsidRDefault="00000000">
      <w:pPr>
        <w:widowControl w:val="0"/>
        <w:spacing w:before="80" w:line="240" w:lineRule="auto"/>
        <w:ind w:left="480"/>
      </w:pPr>
      <w:hyperlink r:id="rId367">
        <w:r>
          <w:t xml:space="preserve">Li, P. (2017). Heat shock proteins in aquaculture disease immunology and stress response of crustaceans. In </w:t>
        </w:r>
      </w:hyperlink>
      <w:hyperlink r:id="rId368">
        <w:r>
          <w:rPr>
            <w:i/>
            <w:iCs/>
          </w:rPr>
          <w:t>Heat Shock Proteins</w:t>
        </w:r>
      </w:hyperlink>
      <w:hyperlink r:id="rId369">
        <w:r>
          <w:t xml:space="preserve"> (pp. 275–320). Springer International Publishing. https://doi.org/</w:t>
        </w:r>
      </w:hyperlink>
      <w:hyperlink r:id="rId370">
        <w:r>
          <w:t>10.1007/978-3-319-73377-7_10</w:t>
        </w:r>
      </w:hyperlink>
    </w:p>
    <w:p w14:paraId="222AA18B" w14:textId="77777777" w:rsidR="00536A8B" w:rsidRDefault="00000000">
      <w:pPr>
        <w:widowControl w:val="0"/>
        <w:spacing w:before="80" w:line="240" w:lineRule="auto"/>
        <w:ind w:left="480"/>
      </w:pPr>
      <w:hyperlink r:id="rId371">
        <w:r>
          <w:t xml:space="preserve">Litzow, M. A., Long, W. C., Palof, K. J., &amp; Pilcher, D. J. (2025). Ocean acidification may contribute to recruitment failure of Bering Sea red king crab. </w:t>
        </w:r>
      </w:hyperlink>
      <w:hyperlink r:id="rId372">
        <w:r>
          <w:rPr>
            <w:i/>
            <w:iCs/>
          </w:rPr>
          <w:t>Canadian Journal of Fisheries and Aquatic Sciences</w:t>
        </w:r>
      </w:hyperlink>
      <w:hyperlink r:id="rId373">
        <w:r>
          <w:t xml:space="preserve">, </w:t>
        </w:r>
      </w:hyperlink>
      <w:hyperlink r:id="rId374">
        <w:r>
          <w:rPr>
            <w:i/>
            <w:iCs/>
          </w:rPr>
          <w:t>82</w:t>
        </w:r>
      </w:hyperlink>
      <w:hyperlink r:id="rId375">
        <w:r>
          <w:t>, 1–7. https://doi.org/</w:t>
        </w:r>
      </w:hyperlink>
      <w:hyperlink r:id="rId376">
        <w:r>
          <w:t>10.1139/cjfas-2024-0173</w:t>
        </w:r>
      </w:hyperlink>
    </w:p>
    <w:p w14:paraId="58840844" w14:textId="77777777" w:rsidR="00536A8B" w:rsidRDefault="00000000">
      <w:pPr>
        <w:widowControl w:val="0"/>
        <w:spacing w:before="80" w:line="240" w:lineRule="auto"/>
        <w:ind w:left="480"/>
      </w:pPr>
      <w:hyperlink r:id="rId377">
        <w:r>
          <w:t xml:space="preserve">Liu, C., Zhang, W., Dong, Q., &amp; Liu, H. (2024). Exoskeleton protein repertoires in decapod crustaceans revealed distinct biomineralization evolution with molluscs. </w:t>
        </w:r>
      </w:hyperlink>
      <w:hyperlink r:id="rId378">
        <w:r>
          <w:rPr>
            <w:i/>
            <w:iCs/>
          </w:rPr>
          <w:t>Journal of Proteomics</w:t>
        </w:r>
      </w:hyperlink>
      <w:hyperlink r:id="rId379">
        <w:r>
          <w:t xml:space="preserve">, </w:t>
        </w:r>
      </w:hyperlink>
      <w:hyperlink r:id="rId380">
        <w:r>
          <w:rPr>
            <w:i/>
            <w:iCs/>
          </w:rPr>
          <w:t>291</w:t>
        </w:r>
      </w:hyperlink>
      <w:hyperlink r:id="rId381">
        <w:r>
          <w:t>(105046), 105046. https://doi.org/</w:t>
        </w:r>
      </w:hyperlink>
      <w:hyperlink r:id="rId382">
        <w:r>
          <w:t>10.1016/j.jprot.2023.105046</w:t>
        </w:r>
      </w:hyperlink>
    </w:p>
    <w:p w14:paraId="5C3E1070" w14:textId="77777777" w:rsidR="00536A8B" w:rsidRDefault="00000000">
      <w:pPr>
        <w:widowControl w:val="0"/>
        <w:spacing w:before="80" w:line="240" w:lineRule="auto"/>
        <w:ind w:left="480"/>
      </w:pPr>
      <w:hyperlink r:id="rId383">
        <w:r>
          <w:t xml:space="preserve">Li, X., Chu, J., Diao, P., Xu, Z., Xu, Y., Zhou, G., Zhou, J., &amp; Bi, K. (2021). Identification and expression profiles of chitin deacetylase family genes in the Chinese mitten crab, </w:t>
        </w:r>
      </w:hyperlink>
      <w:hyperlink r:id="rId384">
        <w:r>
          <w:rPr>
            <w:i/>
            <w:iCs/>
          </w:rPr>
          <w:t>Eriocheir sinensis</w:t>
        </w:r>
      </w:hyperlink>
      <w:hyperlink r:id="rId385">
        <w:r>
          <w:t xml:space="preserve">. </w:t>
        </w:r>
      </w:hyperlink>
      <w:hyperlink r:id="rId386">
        <w:r>
          <w:rPr>
            <w:i/>
            <w:iCs/>
          </w:rPr>
          <w:t>Aquaculture Research</w:t>
        </w:r>
      </w:hyperlink>
      <w:hyperlink r:id="rId387">
        <w:r>
          <w:t xml:space="preserve">, </w:t>
        </w:r>
      </w:hyperlink>
      <w:hyperlink r:id="rId388">
        <w:r>
          <w:rPr>
            <w:i/>
            <w:iCs/>
          </w:rPr>
          <w:t>52</w:t>
        </w:r>
      </w:hyperlink>
      <w:hyperlink r:id="rId389">
        <w:r>
          <w:t>(7), 3198–3211. https://doi.org/</w:t>
        </w:r>
      </w:hyperlink>
      <w:hyperlink r:id="rId390">
        <w:r>
          <w:t>10.1111/are.15166</w:t>
        </w:r>
      </w:hyperlink>
    </w:p>
    <w:p w14:paraId="54097C91" w14:textId="77777777" w:rsidR="00536A8B" w:rsidRDefault="00000000">
      <w:pPr>
        <w:widowControl w:val="0"/>
        <w:spacing w:before="80" w:line="240" w:lineRule="auto"/>
        <w:ind w:left="480"/>
      </w:pPr>
      <w:hyperlink r:id="rId391">
        <w:r>
          <w:t xml:space="preserve">Li, X., Diao, P., Chu, J., Zhou, G., Zhou, J., Lin, H., Chen, J., &amp; Zeng, Q. (2021). Molecular characterization and function of chitin deacetylase-like from the Chinese mitten crab, Eriocheir sinensis. </w:t>
        </w:r>
      </w:hyperlink>
      <w:hyperlink r:id="rId392">
        <w:r>
          <w:rPr>
            <w:i/>
            <w:iCs/>
          </w:rPr>
          <w:t>Comparative Biochemistry and Physiology. Part B, Biochemistry &amp; Molecular Biology</w:t>
        </w:r>
      </w:hyperlink>
      <w:hyperlink r:id="rId393">
        <w:r>
          <w:t xml:space="preserve">, </w:t>
        </w:r>
      </w:hyperlink>
      <w:hyperlink r:id="rId394">
        <w:r>
          <w:rPr>
            <w:i/>
            <w:iCs/>
          </w:rPr>
          <w:t>256</w:t>
        </w:r>
      </w:hyperlink>
      <w:hyperlink r:id="rId395">
        <w:r>
          <w:t>(110612), 110612. https://doi.org/</w:t>
        </w:r>
      </w:hyperlink>
      <w:hyperlink r:id="rId396">
        <w:r>
          <w:t>10.1016/j.cbpb.2021.110612</w:t>
        </w:r>
      </w:hyperlink>
    </w:p>
    <w:p w14:paraId="0AFCA564" w14:textId="77777777" w:rsidR="00536A8B" w:rsidRDefault="00000000">
      <w:pPr>
        <w:widowControl w:val="0"/>
        <w:spacing w:before="80" w:line="240" w:lineRule="auto"/>
        <w:ind w:left="480"/>
      </w:pPr>
      <w:hyperlink r:id="rId397">
        <w:r>
          <w:t xml:space="preserve">Long, W. C., Conrad, A. L., Gardner, J. L., &amp; Foy, R. J. (2024). Red king crab larval survival and development are resilient to ocean acidification. </w:t>
        </w:r>
      </w:hyperlink>
      <w:hyperlink r:id="rId398">
        <w:r>
          <w:rPr>
            <w:i/>
            <w:iCs/>
          </w:rPr>
          <w:t>Journal of Experimental Marine Biology and Ecology</w:t>
        </w:r>
      </w:hyperlink>
      <w:hyperlink r:id="rId399">
        <w:r>
          <w:t xml:space="preserve">, </w:t>
        </w:r>
      </w:hyperlink>
      <w:hyperlink r:id="rId400">
        <w:r>
          <w:rPr>
            <w:i/>
            <w:iCs/>
          </w:rPr>
          <w:t>577</w:t>
        </w:r>
      </w:hyperlink>
      <w:hyperlink r:id="rId401">
        <w:r>
          <w:t>(152028), 152028. https://doi.org/</w:t>
        </w:r>
      </w:hyperlink>
      <w:hyperlink r:id="rId402">
        <w:r>
          <w:t>10.1016/j.jembe.2024.152028</w:t>
        </w:r>
      </w:hyperlink>
    </w:p>
    <w:p w14:paraId="19619139" w14:textId="77777777" w:rsidR="00536A8B" w:rsidRDefault="00000000">
      <w:pPr>
        <w:widowControl w:val="0"/>
        <w:spacing w:before="80" w:line="240" w:lineRule="auto"/>
        <w:ind w:left="480"/>
      </w:pPr>
      <w:hyperlink r:id="rId403">
        <w:r>
          <w:t xml:space="preserve">Long, W. C., Pruisner, P., Swiney, K. M., &amp; Foy, R. J. (2019). Effects of ocean acidification on the respiration and feeding of juvenile red and blue king crabs (Paralithodes camtschaticus and P. platypus). </w:t>
        </w:r>
      </w:hyperlink>
      <w:hyperlink r:id="rId404">
        <w:r>
          <w:rPr>
            <w:i/>
            <w:iCs/>
          </w:rPr>
          <w:t>ICES Journal of Marine Science: Journal Du Conseil</w:t>
        </w:r>
      </w:hyperlink>
      <w:hyperlink r:id="rId405">
        <w:r>
          <w:t xml:space="preserve">, </w:t>
        </w:r>
      </w:hyperlink>
      <w:hyperlink r:id="rId406">
        <w:r>
          <w:rPr>
            <w:i/>
            <w:iCs/>
          </w:rPr>
          <w:t>76</w:t>
        </w:r>
      </w:hyperlink>
      <w:hyperlink r:id="rId407">
        <w:r>
          <w:t>(5), 1335–1343. https://doi.org/</w:t>
        </w:r>
      </w:hyperlink>
      <w:hyperlink r:id="rId408">
        <w:r>
          <w:t>10.1093/icesjms/fsz090</w:t>
        </w:r>
      </w:hyperlink>
    </w:p>
    <w:p w14:paraId="4F0CEB68" w14:textId="77777777" w:rsidR="00536A8B" w:rsidRDefault="00000000">
      <w:pPr>
        <w:widowControl w:val="0"/>
        <w:spacing w:before="80" w:line="240" w:lineRule="auto"/>
        <w:ind w:left="480"/>
      </w:pPr>
      <w:hyperlink r:id="rId409">
        <w:r>
          <w:t xml:space="preserve">Long, W. C., Swiney, K. M., &amp; Foy, R. J. (2016). Effects of high pCO2 on Tanner crab reproduction and early life history, Part II: carryover effects on larvae from oogenesis and embryogenesis are stronger than direct effects. </w:t>
        </w:r>
      </w:hyperlink>
      <w:hyperlink r:id="rId410">
        <w:r>
          <w:rPr>
            <w:i/>
            <w:iCs/>
          </w:rPr>
          <w:t>ICES Journal of Marine Science: Journal Du Conseil</w:t>
        </w:r>
      </w:hyperlink>
      <w:hyperlink r:id="rId411">
        <w:r>
          <w:t xml:space="preserve">, </w:t>
        </w:r>
      </w:hyperlink>
      <w:hyperlink r:id="rId412">
        <w:r>
          <w:rPr>
            <w:i/>
            <w:iCs/>
          </w:rPr>
          <w:t>73</w:t>
        </w:r>
      </w:hyperlink>
      <w:hyperlink r:id="rId413">
        <w:r>
          <w:t>(3), 836–848. https://doi.org/</w:t>
        </w:r>
      </w:hyperlink>
      <w:hyperlink r:id="rId414">
        <w:r>
          <w:t>10.1093/icesjms/fsv251</w:t>
        </w:r>
      </w:hyperlink>
    </w:p>
    <w:p w14:paraId="3DAFDB5C" w14:textId="77777777" w:rsidR="00536A8B" w:rsidRDefault="00000000">
      <w:pPr>
        <w:widowControl w:val="0"/>
        <w:spacing w:before="80" w:line="240" w:lineRule="auto"/>
        <w:ind w:left="480"/>
      </w:pPr>
      <w:hyperlink r:id="rId415">
        <w:r>
          <w:t xml:space="preserve">Long, W. C., Swiney, K. M., &amp; Foy, R. J. (2021). Effects of ocean acidification on young-of-the-year golden king crab (Lithodes aequispinus) survival and growth. </w:t>
        </w:r>
      </w:hyperlink>
      <w:hyperlink r:id="rId416">
        <w:r>
          <w:rPr>
            <w:i/>
            <w:iCs/>
          </w:rPr>
          <w:t>Marine Biology</w:t>
        </w:r>
      </w:hyperlink>
      <w:hyperlink r:id="rId417">
        <w:r>
          <w:t xml:space="preserve">, </w:t>
        </w:r>
      </w:hyperlink>
      <w:hyperlink r:id="rId418">
        <w:r>
          <w:rPr>
            <w:i/>
            <w:iCs/>
          </w:rPr>
          <w:t>168</w:t>
        </w:r>
      </w:hyperlink>
      <w:hyperlink r:id="rId419">
        <w:r>
          <w:t>(8). https://doi.org/</w:t>
        </w:r>
      </w:hyperlink>
      <w:hyperlink r:id="rId420">
        <w:r>
          <w:t>10.1007/s00227-021-03930-y</w:t>
        </w:r>
      </w:hyperlink>
    </w:p>
    <w:p w14:paraId="1E7F2573" w14:textId="77777777" w:rsidR="00536A8B" w:rsidRDefault="00000000">
      <w:pPr>
        <w:widowControl w:val="0"/>
        <w:spacing w:before="80" w:line="240" w:lineRule="auto"/>
        <w:ind w:left="480"/>
      </w:pPr>
      <w:hyperlink r:id="rId421">
        <w:r>
          <w:t xml:space="preserve">Long, W. C., Swiney, K. M., &amp; Foy, R. J. (2023). Direct, carryover, and maternal effects of ocean acidification on snow crab embryos and larvae. </w:t>
        </w:r>
      </w:hyperlink>
      <w:hyperlink r:id="rId422">
        <w:r>
          <w:rPr>
            <w:i/>
            <w:iCs/>
          </w:rPr>
          <w:t>PloS One</w:t>
        </w:r>
      </w:hyperlink>
      <w:hyperlink r:id="rId423">
        <w:r>
          <w:t xml:space="preserve">, </w:t>
        </w:r>
      </w:hyperlink>
      <w:hyperlink r:id="rId424">
        <w:r>
          <w:rPr>
            <w:i/>
            <w:iCs/>
          </w:rPr>
          <w:t>18</w:t>
        </w:r>
      </w:hyperlink>
      <w:hyperlink r:id="rId425">
        <w:r>
          <w:t>(10), e0276360. https://doi.org/</w:t>
        </w:r>
      </w:hyperlink>
      <w:hyperlink r:id="rId426">
        <w:r>
          <w:t>10.1371/journal.pone.0276360</w:t>
        </w:r>
      </w:hyperlink>
    </w:p>
    <w:p w14:paraId="0ECC7C21" w14:textId="77777777" w:rsidR="00536A8B" w:rsidRDefault="00000000">
      <w:pPr>
        <w:widowControl w:val="0"/>
        <w:spacing w:before="80" w:line="240" w:lineRule="auto"/>
        <w:ind w:left="480"/>
      </w:pPr>
      <w:hyperlink r:id="rId427">
        <w:r>
          <w:t xml:space="preserve">Long, W. C., Swiney, K. M., Harris, C., Page, H. N., &amp; Foy, R. J. (2013). Effects of ocean acidification on juvenile red king crab (Paralithodes camtschaticus) and Tanner crab (Chionoecetes bairdi) growth, condition, calcification, and survival. </w:t>
        </w:r>
      </w:hyperlink>
      <w:hyperlink r:id="rId428">
        <w:r>
          <w:rPr>
            <w:i/>
            <w:iCs/>
          </w:rPr>
          <w:t>PloS One</w:t>
        </w:r>
      </w:hyperlink>
      <w:hyperlink r:id="rId429">
        <w:r>
          <w:t xml:space="preserve">, </w:t>
        </w:r>
      </w:hyperlink>
      <w:hyperlink r:id="rId430">
        <w:r>
          <w:rPr>
            <w:i/>
            <w:iCs/>
          </w:rPr>
          <w:t>8</w:t>
        </w:r>
      </w:hyperlink>
      <w:hyperlink r:id="rId431">
        <w:r>
          <w:t>(4), e60959. https://doi.org/</w:t>
        </w:r>
      </w:hyperlink>
      <w:hyperlink r:id="rId432">
        <w:r>
          <w:t>10.1371/journal.pone.0060959</w:t>
        </w:r>
      </w:hyperlink>
    </w:p>
    <w:p w14:paraId="55C2BF2D" w14:textId="77777777" w:rsidR="00536A8B" w:rsidRDefault="00000000">
      <w:pPr>
        <w:widowControl w:val="0"/>
        <w:spacing w:before="80" w:line="240" w:lineRule="auto"/>
        <w:ind w:left="480"/>
      </w:pPr>
      <w:hyperlink r:id="rId433">
        <w:r>
          <w:t xml:space="preserve">López-Cerón, D. A. (2019). </w:t>
        </w:r>
      </w:hyperlink>
      <w:hyperlink r:id="rId434">
        <w:r>
          <w:rPr>
            <w:i/>
            <w:iCs/>
          </w:rPr>
          <w:t>Role of Stress-Responsive Genes in the Molt Cycle of Decapod Crustaceans</w:t>
        </w:r>
      </w:hyperlink>
      <w:hyperlink r:id="rId435">
        <w:r>
          <w:t xml:space="preserve">. </w:t>
        </w:r>
      </w:hyperlink>
      <w:hyperlink r:id="rId436">
        <w:r>
          <w:t>https://search.proquest.com/openview/652ac1d450e5918b4b38d634d78d25ea/1?pq-origsite=gscholar&amp;cbl=18750&amp;diss=y&amp;casa_token=W_bQUrNt2YgAAAAA:CU4wA5uksg1y7rd5EmBSMf3K1b3edkSnheWX4YRGmZfrVhXI4_DzfjZM5Q9hrccmDW4RRv8cWsA</w:t>
        </w:r>
      </w:hyperlink>
    </w:p>
    <w:p w14:paraId="2B2CFC3D" w14:textId="77777777" w:rsidR="00536A8B" w:rsidRDefault="00000000">
      <w:pPr>
        <w:widowControl w:val="0"/>
        <w:spacing w:before="80" w:line="240" w:lineRule="auto"/>
        <w:ind w:left="480"/>
      </w:pPr>
      <w:hyperlink r:id="rId437">
        <w:r>
          <w:t xml:space="preserve">Love, M. I., Huber, W., &amp; Anders, S. (2014). Moderated estimation of fold change and dispersion for RNA-seq data with DESeq2. </w:t>
        </w:r>
      </w:hyperlink>
      <w:hyperlink r:id="rId438">
        <w:r>
          <w:rPr>
            <w:i/>
            <w:iCs/>
          </w:rPr>
          <w:t>Genome Biology</w:t>
        </w:r>
      </w:hyperlink>
      <w:hyperlink r:id="rId439">
        <w:r>
          <w:t xml:space="preserve">, </w:t>
        </w:r>
      </w:hyperlink>
      <w:hyperlink r:id="rId440">
        <w:r>
          <w:rPr>
            <w:i/>
            <w:iCs/>
          </w:rPr>
          <w:t>15</w:t>
        </w:r>
      </w:hyperlink>
      <w:hyperlink r:id="rId441">
        <w:r>
          <w:t>(12), 550. https://doi.org/</w:t>
        </w:r>
      </w:hyperlink>
      <w:hyperlink r:id="rId442">
        <w:r>
          <w:t>10.1186/s13059-014-0550-8</w:t>
        </w:r>
      </w:hyperlink>
    </w:p>
    <w:p w14:paraId="77D5704C" w14:textId="77777777" w:rsidR="00536A8B" w:rsidRDefault="00000000">
      <w:pPr>
        <w:widowControl w:val="0"/>
        <w:spacing w:before="80" w:line="240" w:lineRule="auto"/>
        <w:ind w:left="480"/>
      </w:pPr>
      <w:hyperlink r:id="rId443">
        <w:r>
          <w:t xml:space="preserve">Lowe, M. E. (2002). The triglyceride lipases of the pancreas. </w:t>
        </w:r>
      </w:hyperlink>
      <w:hyperlink r:id="rId444">
        <w:r>
          <w:rPr>
            <w:i/>
            <w:iCs/>
          </w:rPr>
          <w:t>The Journal of Lipid Research</w:t>
        </w:r>
      </w:hyperlink>
      <w:hyperlink r:id="rId445">
        <w:r>
          <w:t xml:space="preserve">, </w:t>
        </w:r>
      </w:hyperlink>
      <w:hyperlink r:id="rId446">
        <w:r>
          <w:rPr>
            <w:i/>
            <w:iCs/>
          </w:rPr>
          <w:t>43</w:t>
        </w:r>
      </w:hyperlink>
      <w:hyperlink r:id="rId447">
        <w:r>
          <w:t>(12), 2007–2016. https://doi.org/</w:t>
        </w:r>
      </w:hyperlink>
      <w:hyperlink r:id="rId448">
        <w:r>
          <w:t>10.1194/</w:t>
        </w:r>
        <w:proofErr w:type="gramStart"/>
        <w:r>
          <w:t>jlr.r</w:t>
        </w:r>
        <w:proofErr w:type="gramEnd"/>
        <w:r>
          <w:t>200012-jlr200</w:t>
        </w:r>
      </w:hyperlink>
    </w:p>
    <w:p w14:paraId="52420008" w14:textId="77777777" w:rsidR="00536A8B" w:rsidRDefault="00000000">
      <w:pPr>
        <w:widowControl w:val="0"/>
        <w:spacing w:before="80" w:line="240" w:lineRule="auto"/>
        <w:ind w:left="480"/>
      </w:pPr>
      <w:hyperlink r:id="rId449">
        <w:r>
          <w:t xml:space="preserve">Luo, B.-Y., Qian, H.-L., Jiang, H.-C., Xiong, X.-Y., Ye, B.-Q., Liu, X., Guo, Z.-Q., &amp; Ma, K.-Y. (2021). Transcriptional changes revealed water acidification leads to the immune response and ovary maturation delay in the Chinese mitten crab Eriocheir sinensis. </w:t>
        </w:r>
      </w:hyperlink>
      <w:hyperlink r:id="rId450">
        <w:r>
          <w:rPr>
            <w:i/>
            <w:iCs/>
          </w:rPr>
          <w:t>Comparative Biochemistry and Physiology. Part D, Genomics &amp; Proteomics</w:t>
        </w:r>
      </w:hyperlink>
      <w:hyperlink r:id="rId451">
        <w:r>
          <w:t xml:space="preserve">, </w:t>
        </w:r>
      </w:hyperlink>
      <w:hyperlink r:id="rId452">
        <w:r>
          <w:rPr>
            <w:i/>
            <w:iCs/>
          </w:rPr>
          <w:t>39</w:t>
        </w:r>
      </w:hyperlink>
      <w:hyperlink r:id="rId453">
        <w:r>
          <w:t>, 100868. https://doi.org/</w:t>
        </w:r>
      </w:hyperlink>
      <w:hyperlink r:id="rId454">
        <w:r>
          <w:t>10.1016/j.cbd.2021.100868</w:t>
        </w:r>
      </w:hyperlink>
    </w:p>
    <w:p w14:paraId="49080673" w14:textId="77777777" w:rsidR="00536A8B" w:rsidRDefault="00000000">
      <w:pPr>
        <w:widowControl w:val="0"/>
        <w:spacing w:before="80" w:line="240" w:lineRule="auto"/>
        <w:ind w:left="480"/>
      </w:pPr>
      <w:hyperlink r:id="rId455">
        <w:r>
          <w:t xml:space="preserve">Mathis, J. T., Cross, J. N., Monacci, N., Feely, R. A., &amp; Stabeno, P. (2014). Evidence of prolonged aragonite undersaturations in the bottom waters of the southern Bering Sea shelf from autonomous sensors. </w:t>
        </w:r>
      </w:hyperlink>
      <w:hyperlink r:id="rId456">
        <w:r>
          <w:rPr>
            <w:i/>
            <w:iCs/>
          </w:rPr>
          <w:t>Deep-Sea Research. Part II, Topical Studies in Oceanography</w:t>
        </w:r>
      </w:hyperlink>
      <w:hyperlink r:id="rId457">
        <w:r>
          <w:t xml:space="preserve">, </w:t>
        </w:r>
      </w:hyperlink>
      <w:hyperlink r:id="rId458">
        <w:r>
          <w:rPr>
            <w:i/>
            <w:iCs/>
          </w:rPr>
          <w:t>109</w:t>
        </w:r>
      </w:hyperlink>
      <w:hyperlink r:id="rId459">
        <w:r>
          <w:t>, 125–133. https://doi.org/</w:t>
        </w:r>
      </w:hyperlink>
      <w:hyperlink r:id="rId460">
        <w:r>
          <w:t>10.1016/j.dsr2.2013.07.019</w:t>
        </w:r>
      </w:hyperlink>
    </w:p>
    <w:p w14:paraId="53EC57EC" w14:textId="77777777" w:rsidR="00536A8B" w:rsidRDefault="00000000">
      <w:pPr>
        <w:widowControl w:val="0"/>
        <w:spacing w:before="80" w:line="240" w:lineRule="auto"/>
        <w:ind w:left="480"/>
      </w:pPr>
      <w:hyperlink r:id="rId461">
        <w:r>
          <w:t xml:space="preserve">McElhany, P., &amp; Busch, D. S. (2024). Ocean acidification thresholds for decapods are unresolved. </w:t>
        </w:r>
      </w:hyperlink>
      <w:hyperlink r:id="rId462">
        <w:r>
          <w:rPr>
            <w:i/>
            <w:iCs/>
          </w:rPr>
          <w:t>Frontiers in Marine Science</w:t>
        </w:r>
      </w:hyperlink>
      <w:hyperlink r:id="rId463">
        <w:r>
          <w:t xml:space="preserve">, </w:t>
        </w:r>
      </w:hyperlink>
      <w:hyperlink r:id="rId464">
        <w:r>
          <w:rPr>
            <w:i/>
            <w:iCs/>
          </w:rPr>
          <w:t>11</w:t>
        </w:r>
      </w:hyperlink>
      <w:hyperlink r:id="rId465">
        <w:r>
          <w:t>(1449345). https://doi.org/</w:t>
        </w:r>
      </w:hyperlink>
      <w:hyperlink r:id="rId466">
        <w:r>
          <w:t>10.3389/fmars.2024.1449345</w:t>
        </w:r>
      </w:hyperlink>
    </w:p>
    <w:p w14:paraId="2CF5D306" w14:textId="77777777" w:rsidR="00536A8B" w:rsidRDefault="00000000">
      <w:pPr>
        <w:widowControl w:val="0"/>
        <w:spacing w:before="80" w:line="240" w:lineRule="auto"/>
        <w:ind w:left="480"/>
      </w:pPr>
      <w:hyperlink r:id="rId467">
        <w:r>
          <w:t xml:space="preserve">McMahon, B. R., Burnett, L. E., &amp; de Fur, P. L. (1984). Carbon dioxide excretion and carbonic anhydrase function in the Red Rock CrabCancer productus. </w:t>
        </w:r>
      </w:hyperlink>
      <w:hyperlink r:id="rId468">
        <w:r>
          <w:rPr>
            <w:i/>
            <w:iCs/>
          </w:rPr>
          <w:t>Journal of Comparative Physiology. B, Biochemical, Systemic, and Environmental Physiology</w:t>
        </w:r>
      </w:hyperlink>
      <w:hyperlink r:id="rId469">
        <w:r>
          <w:t xml:space="preserve">, </w:t>
        </w:r>
      </w:hyperlink>
      <w:hyperlink r:id="rId470">
        <w:r>
          <w:rPr>
            <w:i/>
            <w:iCs/>
          </w:rPr>
          <w:t>154</w:t>
        </w:r>
      </w:hyperlink>
      <w:hyperlink r:id="rId471">
        <w:r>
          <w:t>(4), 371–383. https://doi.org/</w:t>
        </w:r>
      </w:hyperlink>
      <w:hyperlink r:id="rId472">
        <w:r>
          <w:t>10.1007/bf00684444</w:t>
        </w:r>
      </w:hyperlink>
    </w:p>
    <w:p w14:paraId="6DAD624C" w14:textId="77777777" w:rsidR="00536A8B" w:rsidRDefault="00000000">
      <w:pPr>
        <w:widowControl w:val="0"/>
        <w:spacing w:before="80" w:line="240" w:lineRule="auto"/>
        <w:ind w:left="480"/>
      </w:pPr>
      <w:hyperlink r:id="rId473">
        <w:r>
          <w:t xml:space="preserve">Meseck, S. L., Alix, J. H., Swiney, K. M., Long, W. C., Wikfors, G. H., &amp; Foy, R. J. (2016). Ocean acidification affects hemocyte physiology in the Tanner crab (Chionoecetes bairdi). </w:t>
        </w:r>
      </w:hyperlink>
      <w:hyperlink r:id="rId474">
        <w:r>
          <w:rPr>
            <w:i/>
            <w:iCs/>
          </w:rPr>
          <w:t>PloS One</w:t>
        </w:r>
      </w:hyperlink>
      <w:hyperlink r:id="rId475">
        <w:r>
          <w:t xml:space="preserve">, </w:t>
        </w:r>
      </w:hyperlink>
      <w:hyperlink r:id="rId476">
        <w:r>
          <w:rPr>
            <w:i/>
            <w:iCs/>
          </w:rPr>
          <w:t>11</w:t>
        </w:r>
      </w:hyperlink>
      <w:hyperlink r:id="rId477">
        <w:r>
          <w:t>(2), e0148477. https://doi.org/</w:t>
        </w:r>
      </w:hyperlink>
      <w:hyperlink r:id="rId478">
        <w:r>
          <w:t>10.1371/journal.pone.0148477</w:t>
        </w:r>
      </w:hyperlink>
    </w:p>
    <w:p w14:paraId="2FA0E4A3" w14:textId="77777777" w:rsidR="00536A8B" w:rsidRDefault="00000000">
      <w:pPr>
        <w:widowControl w:val="0"/>
        <w:spacing w:before="80" w:line="240" w:lineRule="auto"/>
        <w:ind w:left="480"/>
      </w:pPr>
      <w:hyperlink r:id="rId479">
        <w:r>
          <w:t xml:space="preserve">Miller, J. J., Maher, M., Bohaboy, E., Friedman, C. S., &amp; McElhany, P. (2016). Exposure to low pH reduces survival and delays development in early life stages of Dungeness crab (Cancer magister). </w:t>
        </w:r>
      </w:hyperlink>
      <w:hyperlink r:id="rId480">
        <w:r>
          <w:rPr>
            <w:i/>
            <w:iCs/>
          </w:rPr>
          <w:t>Marine Biology</w:t>
        </w:r>
      </w:hyperlink>
      <w:hyperlink r:id="rId481">
        <w:r>
          <w:t xml:space="preserve">, </w:t>
        </w:r>
      </w:hyperlink>
      <w:hyperlink r:id="rId482">
        <w:r>
          <w:rPr>
            <w:i/>
            <w:iCs/>
          </w:rPr>
          <w:t>163</w:t>
        </w:r>
      </w:hyperlink>
      <w:hyperlink r:id="rId483">
        <w:r>
          <w:t>(5), 118. https://doi.org/</w:t>
        </w:r>
      </w:hyperlink>
      <w:hyperlink r:id="rId484">
        <w:r>
          <w:t>10.1007/s00227-016-2883-1</w:t>
        </w:r>
      </w:hyperlink>
    </w:p>
    <w:p w14:paraId="4A7011C3" w14:textId="77777777" w:rsidR="00536A8B" w:rsidRDefault="00000000">
      <w:pPr>
        <w:widowControl w:val="0"/>
        <w:spacing w:before="80" w:line="240" w:lineRule="auto"/>
        <w:ind w:left="480"/>
      </w:pPr>
      <w:hyperlink r:id="rId485">
        <w:r>
          <w:t xml:space="preserve">Murugasu-Oei, B., Rodrigues, V., Yang, X., &amp; Chia, W. (1995). Masquerade: a novel secreted serine protease-like molecule is required for somatic muscle attachment in the Drosophila embryo. </w:t>
        </w:r>
      </w:hyperlink>
      <w:hyperlink r:id="rId486">
        <w:r>
          <w:rPr>
            <w:i/>
            <w:iCs/>
          </w:rPr>
          <w:t>Genes &amp; Development</w:t>
        </w:r>
      </w:hyperlink>
      <w:hyperlink r:id="rId487">
        <w:r>
          <w:t xml:space="preserve">, </w:t>
        </w:r>
      </w:hyperlink>
      <w:hyperlink r:id="rId488">
        <w:r>
          <w:rPr>
            <w:i/>
            <w:iCs/>
          </w:rPr>
          <w:t>9</w:t>
        </w:r>
      </w:hyperlink>
      <w:hyperlink r:id="rId489">
        <w:r>
          <w:t>(2), 139–154. https://doi.org/</w:t>
        </w:r>
      </w:hyperlink>
      <w:hyperlink r:id="rId490">
        <w:r>
          <w:t>10.1101/gad.9.2.139</w:t>
        </w:r>
      </w:hyperlink>
    </w:p>
    <w:p w14:paraId="486649CB" w14:textId="77777777" w:rsidR="00536A8B" w:rsidRDefault="00000000">
      <w:pPr>
        <w:widowControl w:val="0"/>
        <w:spacing w:before="80" w:line="240" w:lineRule="auto"/>
        <w:ind w:left="480"/>
      </w:pPr>
      <w:hyperlink r:id="rId491">
        <w:r>
          <w:t xml:space="preserve">Niemisto, M., Fields, D. M., Clark, K. F., Waller, J. D., Greenwood, S. J., &amp; Wahle, R. A. (2021). American lobster postlarvae alter gene regulation in response to ocean warming and acidification. </w:t>
        </w:r>
      </w:hyperlink>
      <w:hyperlink r:id="rId492">
        <w:r>
          <w:rPr>
            <w:i/>
            <w:iCs/>
          </w:rPr>
          <w:t>Ecology and Evolution</w:t>
        </w:r>
      </w:hyperlink>
      <w:hyperlink r:id="rId493">
        <w:r>
          <w:t xml:space="preserve">, </w:t>
        </w:r>
      </w:hyperlink>
      <w:hyperlink r:id="rId494">
        <w:r>
          <w:rPr>
            <w:i/>
            <w:iCs/>
          </w:rPr>
          <w:t>11</w:t>
        </w:r>
      </w:hyperlink>
      <w:hyperlink r:id="rId495">
        <w:r>
          <w:t>(2), 806–819. https://doi.org/</w:t>
        </w:r>
      </w:hyperlink>
      <w:hyperlink r:id="rId496">
        <w:r>
          <w:t>10.1002/ece3.7083</w:t>
        </w:r>
      </w:hyperlink>
    </w:p>
    <w:p w14:paraId="1729D66D" w14:textId="77777777" w:rsidR="00536A8B" w:rsidRDefault="00000000">
      <w:pPr>
        <w:widowControl w:val="0"/>
        <w:spacing w:before="80" w:line="240" w:lineRule="auto"/>
        <w:ind w:left="480"/>
      </w:pPr>
      <w:hyperlink r:id="rId497">
        <w:r>
          <w:t xml:space="preserve">Nigam, S. K. (2018). The SLC22 transporter family: A paradigm for the impact of drug transporters on metabolic pathways, signaling, and disease. </w:t>
        </w:r>
      </w:hyperlink>
      <w:hyperlink r:id="rId498">
        <w:r>
          <w:rPr>
            <w:i/>
            <w:iCs/>
          </w:rPr>
          <w:t>Annual Review of Pharmacology and Toxicology</w:t>
        </w:r>
      </w:hyperlink>
      <w:hyperlink r:id="rId499">
        <w:r>
          <w:t xml:space="preserve">, </w:t>
        </w:r>
      </w:hyperlink>
      <w:hyperlink r:id="rId500">
        <w:r>
          <w:rPr>
            <w:i/>
            <w:iCs/>
          </w:rPr>
          <w:t>58</w:t>
        </w:r>
      </w:hyperlink>
      <w:hyperlink r:id="rId501">
        <w:r>
          <w:t>, 663–687. https://doi.org/</w:t>
        </w:r>
      </w:hyperlink>
      <w:hyperlink r:id="rId502">
        <w:r>
          <w:t>10.1146/annurev-pharmtox-010617-052713</w:t>
        </w:r>
      </w:hyperlink>
    </w:p>
    <w:p w14:paraId="3B13D9BB" w14:textId="77777777" w:rsidR="00536A8B" w:rsidRDefault="00000000">
      <w:pPr>
        <w:widowControl w:val="0"/>
        <w:spacing w:before="80" w:line="240" w:lineRule="auto"/>
        <w:ind w:left="480"/>
      </w:pPr>
      <w:hyperlink r:id="rId503">
        <w:r>
          <w:t xml:space="preserve">Novikov, V. Y., Rysakova, K. S., Shumskaya, N. V., Mukhortova, A. M., &amp; Kesarev, K. A. (2023). King crab gills as a new source of chitin/chitosan and protein hydrolysates. </w:t>
        </w:r>
      </w:hyperlink>
      <w:hyperlink r:id="rId504">
        <w:r>
          <w:rPr>
            <w:i/>
            <w:iCs/>
          </w:rPr>
          <w:t>International Journal of Biological Macromolecules</w:t>
        </w:r>
      </w:hyperlink>
      <w:hyperlink r:id="rId505">
        <w:r>
          <w:t xml:space="preserve">, </w:t>
        </w:r>
      </w:hyperlink>
      <w:hyperlink r:id="rId506">
        <w:r>
          <w:rPr>
            <w:i/>
            <w:iCs/>
          </w:rPr>
          <w:t>232</w:t>
        </w:r>
      </w:hyperlink>
      <w:hyperlink r:id="rId507">
        <w:r>
          <w:t>(123346), 123346. https://doi.org/</w:t>
        </w:r>
      </w:hyperlink>
      <w:hyperlink r:id="rId508">
        <w:r>
          <w:t>10.1016/j.ijbiomac.2023.123346</w:t>
        </w:r>
      </w:hyperlink>
    </w:p>
    <w:p w14:paraId="0394B560" w14:textId="77777777" w:rsidR="00536A8B" w:rsidRDefault="00000000">
      <w:pPr>
        <w:widowControl w:val="0"/>
        <w:spacing w:before="80" w:line="240" w:lineRule="auto"/>
        <w:ind w:left="480"/>
      </w:pPr>
      <w:hyperlink r:id="rId509">
        <w:r>
          <w:t xml:space="preserve">Otto, R., &amp; Jamieson, G. (2001). </w:t>
        </w:r>
      </w:hyperlink>
      <w:hyperlink r:id="rId510">
        <w:r>
          <w:rPr>
            <w:i/>
            <w:iCs/>
          </w:rPr>
          <w:t>Commercially important crabs, shrimps and lobsters of the north pacific ocean</w:t>
        </w:r>
      </w:hyperlink>
      <w:hyperlink r:id="rId511">
        <w:r>
          <w:t xml:space="preserve">. </w:t>
        </w:r>
      </w:hyperlink>
      <w:hyperlink r:id="rId512">
        <w:r>
          <w:t>https://meetings.pices.int/publications/scientific-reports/Report19/Sci_Rep_19.pdf</w:t>
        </w:r>
      </w:hyperlink>
    </w:p>
    <w:p w14:paraId="7AFEE090" w14:textId="77777777" w:rsidR="00536A8B" w:rsidRDefault="00000000">
      <w:pPr>
        <w:widowControl w:val="0"/>
        <w:spacing w:before="80" w:line="240" w:lineRule="auto"/>
        <w:ind w:left="480"/>
      </w:pPr>
      <w:hyperlink r:id="rId513">
        <w:r>
          <w:t xml:space="preserve">Page, T. M., &amp; Lawley, J. W. (2022). The next generation is here: A review of transcriptomic approaches in marine ecology. </w:t>
        </w:r>
      </w:hyperlink>
      <w:hyperlink r:id="rId514">
        <w:r>
          <w:rPr>
            <w:i/>
            <w:iCs/>
          </w:rPr>
          <w:t>Frontiers in Marine Science</w:t>
        </w:r>
      </w:hyperlink>
      <w:hyperlink r:id="rId515">
        <w:r>
          <w:t xml:space="preserve">, </w:t>
        </w:r>
      </w:hyperlink>
      <w:hyperlink r:id="rId516">
        <w:r>
          <w:rPr>
            <w:i/>
            <w:iCs/>
          </w:rPr>
          <w:t>9</w:t>
        </w:r>
      </w:hyperlink>
      <w:hyperlink r:id="rId517">
        <w:r>
          <w:t>(757921). https://doi.org/</w:t>
        </w:r>
      </w:hyperlink>
      <w:hyperlink r:id="rId518">
        <w:r>
          <w:t>10.3389/fmars.2022.757921</w:t>
        </w:r>
      </w:hyperlink>
    </w:p>
    <w:p w14:paraId="1EF9F976" w14:textId="77777777" w:rsidR="00536A8B" w:rsidRDefault="00000000">
      <w:pPr>
        <w:widowControl w:val="0"/>
        <w:spacing w:before="80" w:line="240" w:lineRule="auto"/>
        <w:ind w:left="480"/>
      </w:pPr>
      <w:hyperlink r:id="rId519">
        <w:r>
          <w:t xml:space="preserve">Power, C., Lamarre, S. G., &amp; Dion-Côté, A.-M. (2023). Transcriptional and metabolomic investigation of the stress response in snow crab during simulated transport condition (Chionoecetes opilio). </w:t>
        </w:r>
      </w:hyperlink>
      <w:hyperlink r:id="rId520">
        <w:r>
          <w:rPr>
            <w:i/>
            <w:iCs/>
          </w:rPr>
          <w:t>Comparative Biochemistry and Physiology. Part D, Genomics &amp; Proteomics</w:t>
        </w:r>
      </w:hyperlink>
      <w:hyperlink r:id="rId521">
        <w:r>
          <w:t xml:space="preserve">, </w:t>
        </w:r>
      </w:hyperlink>
      <w:hyperlink r:id="rId522">
        <w:r>
          <w:rPr>
            <w:i/>
            <w:iCs/>
          </w:rPr>
          <w:t>46</w:t>
        </w:r>
      </w:hyperlink>
      <w:hyperlink r:id="rId523">
        <w:r>
          <w:t>(101079), 101079. https://doi.org/</w:t>
        </w:r>
      </w:hyperlink>
      <w:hyperlink r:id="rId524">
        <w:r>
          <w:t>10.1016/j.cbd.2023.101079</w:t>
        </w:r>
      </w:hyperlink>
    </w:p>
    <w:p w14:paraId="76E3F529" w14:textId="77777777" w:rsidR="00536A8B" w:rsidRDefault="00000000">
      <w:pPr>
        <w:widowControl w:val="0"/>
        <w:spacing w:before="80" w:line="240" w:lineRule="auto"/>
        <w:ind w:left="480"/>
      </w:pPr>
      <w:hyperlink r:id="rId525">
        <w:r>
          <w:t xml:space="preserve">Probst, J. C., Gertzen, E. M., &amp; Hoffmann, W. (1990). An integumentary mucin (FIM-B.1) from Xenopus laevis homologous with von Willebrand factor. </w:t>
        </w:r>
      </w:hyperlink>
      <w:hyperlink r:id="rId526">
        <w:r>
          <w:rPr>
            <w:i/>
            <w:iCs/>
          </w:rPr>
          <w:t>Biochemistry</w:t>
        </w:r>
      </w:hyperlink>
      <w:hyperlink r:id="rId527">
        <w:r>
          <w:t xml:space="preserve">, </w:t>
        </w:r>
      </w:hyperlink>
      <w:hyperlink r:id="rId528">
        <w:r>
          <w:rPr>
            <w:i/>
            <w:iCs/>
          </w:rPr>
          <w:t>29</w:t>
        </w:r>
      </w:hyperlink>
      <w:hyperlink r:id="rId529">
        <w:r>
          <w:t>(26), 6240–6244. https://doi.org/</w:t>
        </w:r>
      </w:hyperlink>
      <w:hyperlink r:id="rId530">
        <w:r>
          <w:t>10.1021/bi00478a018</w:t>
        </w:r>
      </w:hyperlink>
    </w:p>
    <w:p w14:paraId="2241292C" w14:textId="77777777" w:rsidR="00536A8B" w:rsidRDefault="00000000">
      <w:pPr>
        <w:widowControl w:val="0"/>
        <w:spacing w:before="80" w:line="240" w:lineRule="auto"/>
        <w:ind w:left="480"/>
      </w:pPr>
      <w:hyperlink r:id="rId531">
        <w:r>
          <w:t xml:space="preserve">Przeslawski, R., Byrne, M., &amp; Mellin, C. (2015). A review and meta-analysis of the effects of multiple abiotic stressors on marine embryos and larvae. </w:t>
        </w:r>
      </w:hyperlink>
      <w:hyperlink r:id="rId532">
        <w:r>
          <w:rPr>
            <w:i/>
            <w:iCs/>
          </w:rPr>
          <w:t>Global Change Biology</w:t>
        </w:r>
      </w:hyperlink>
      <w:hyperlink r:id="rId533">
        <w:r>
          <w:t xml:space="preserve">, </w:t>
        </w:r>
      </w:hyperlink>
      <w:hyperlink r:id="rId534">
        <w:r>
          <w:rPr>
            <w:i/>
            <w:iCs/>
          </w:rPr>
          <w:t>21</w:t>
        </w:r>
      </w:hyperlink>
      <w:hyperlink r:id="rId535">
        <w:r>
          <w:t>(6), 2122–2140. https://doi.org/</w:t>
        </w:r>
      </w:hyperlink>
      <w:hyperlink r:id="rId536">
        <w:r>
          <w:t>10.1111/gcb.12833</w:t>
        </w:r>
      </w:hyperlink>
    </w:p>
    <w:p w14:paraId="38D53974" w14:textId="77777777" w:rsidR="00536A8B" w:rsidRDefault="00000000">
      <w:pPr>
        <w:widowControl w:val="0"/>
        <w:spacing w:before="80" w:line="240" w:lineRule="auto"/>
        <w:ind w:left="480"/>
      </w:pPr>
      <w:hyperlink r:id="rId537">
        <w:r>
          <w:t xml:space="preserve">Roberts, R. J., Agius, C., Saliba, C., Bossier, P., &amp; Sung, Y. Y. (2010). Heat shock proteins (chaperones) in fish and shellfish and their potential role in relation to fish health: a review: Heat shock proteins in fish and shellfish. </w:t>
        </w:r>
      </w:hyperlink>
      <w:hyperlink r:id="rId538">
        <w:r>
          <w:rPr>
            <w:i/>
            <w:iCs/>
          </w:rPr>
          <w:t>Journal of Fish Diseases</w:t>
        </w:r>
      </w:hyperlink>
      <w:hyperlink r:id="rId539">
        <w:r>
          <w:t xml:space="preserve">, </w:t>
        </w:r>
      </w:hyperlink>
      <w:hyperlink r:id="rId540">
        <w:r>
          <w:rPr>
            <w:i/>
            <w:iCs/>
          </w:rPr>
          <w:t>33</w:t>
        </w:r>
      </w:hyperlink>
      <w:hyperlink r:id="rId541">
        <w:r>
          <w:t>(10), 789–801. https://doi.org/</w:t>
        </w:r>
      </w:hyperlink>
      <w:hyperlink r:id="rId542">
        <w:r>
          <w:t>10.1111/j.1365-2761.</w:t>
        </w:r>
        <w:proofErr w:type="gramStart"/>
        <w:r>
          <w:t>2010.01183.x</w:t>
        </w:r>
        <w:proofErr w:type="gramEnd"/>
      </w:hyperlink>
    </w:p>
    <w:p w14:paraId="6709E105" w14:textId="77777777" w:rsidR="00536A8B" w:rsidRDefault="00000000">
      <w:pPr>
        <w:widowControl w:val="0"/>
        <w:spacing w:before="80" w:line="240" w:lineRule="auto"/>
        <w:ind w:left="480"/>
      </w:pPr>
      <w:hyperlink r:id="rId543">
        <w:r>
          <w:t xml:space="preserve">Sabui, S., Bohl, J. A., Kapadia, R., Cogburn, K., Ghosal, A., Lambrecht, N. W., &amp; Said, H. M. (2016). Role of the sodium-dependent multivitamin transporter (SMVT) in the maintenance of intestinal mucosal integrity. </w:t>
        </w:r>
      </w:hyperlink>
      <w:hyperlink r:id="rId544">
        <w:r>
          <w:rPr>
            <w:i/>
            <w:iCs/>
          </w:rPr>
          <w:t>American Journal of Physiology. Gastrointestinal and Liver Physiology</w:t>
        </w:r>
      </w:hyperlink>
      <w:hyperlink r:id="rId545">
        <w:r>
          <w:t xml:space="preserve">, </w:t>
        </w:r>
      </w:hyperlink>
      <w:hyperlink r:id="rId546">
        <w:r>
          <w:rPr>
            <w:i/>
            <w:iCs/>
          </w:rPr>
          <w:t>311</w:t>
        </w:r>
      </w:hyperlink>
      <w:hyperlink r:id="rId547">
        <w:r>
          <w:t>(3), G561–G570. https://doi.org/</w:t>
        </w:r>
      </w:hyperlink>
      <w:hyperlink r:id="rId548">
        <w:r>
          <w:t>10.1152/ajpgi.00240.2016</w:t>
        </w:r>
      </w:hyperlink>
    </w:p>
    <w:p w14:paraId="010A5A68" w14:textId="77777777" w:rsidR="00536A8B" w:rsidRDefault="00000000">
      <w:pPr>
        <w:widowControl w:val="0"/>
        <w:spacing w:before="80" w:line="240" w:lineRule="auto"/>
        <w:ind w:left="480"/>
      </w:pPr>
      <w:hyperlink r:id="rId549">
        <w:r>
          <w:t xml:space="preserve">Sarmiento, K. P., Panes, V. A., &amp; Santos, M. D. (2016). Molecular cloning and expression of chitin deacetylase 1 gene from the gills of Penaeus monodon (black tiger shrimp). </w:t>
        </w:r>
      </w:hyperlink>
      <w:hyperlink r:id="rId550">
        <w:r>
          <w:rPr>
            <w:i/>
            <w:iCs/>
          </w:rPr>
          <w:t>Fish &amp; Shellfish Immunology</w:t>
        </w:r>
      </w:hyperlink>
      <w:hyperlink r:id="rId551">
        <w:r>
          <w:t xml:space="preserve">, </w:t>
        </w:r>
      </w:hyperlink>
      <w:hyperlink r:id="rId552">
        <w:r>
          <w:rPr>
            <w:i/>
            <w:iCs/>
          </w:rPr>
          <w:t>55</w:t>
        </w:r>
      </w:hyperlink>
      <w:hyperlink r:id="rId553">
        <w:r>
          <w:t>, 484–489. https://doi.org/</w:t>
        </w:r>
      </w:hyperlink>
      <w:hyperlink r:id="rId554">
        <w:r>
          <w:t>10.1016/j.fsi.2016.06.025</w:t>
        </w:r>
      </w:hyperlink>
    </w:p>
    <w:p w14:paraId="053AF63E" w14:textId="77777777" w:rsidR="00536A8B" w:rsidRDefault="00000000">
      <w:pPr>
        <w:widowControl w:val="0"/>
        <w:spacing w:before="80" w:line="240" w:lineRule="auto"/>
        <w:ind w:left="480"/>
      </w:pPr>
      <w:hyperlink r:id="rId555">
        <w:r>
          <w:t xml:space="preserve">Schwanhäusser, B., Busse, D., Li, N., Dittmar, G., Schuchhardt, J., Wolf, J., Chen, W., &amp; Selbach, M. (2011). Global quantification of mammalian gene expression control. </w:t>
        </w:r>
      </w:hyperlink>
      <w:hyperlink r:id="rId556">
        <w:r>
          <w:rPr>
            <w:i/>
            <w:iCs/>
          </w:rPr>
          <w:t>Nature</w:t>
        </w:r>
      </w:hyperlink>
      <w:hyperlink r:id="rId557">
        <w:r>
          <w:t xml:space="preserve">, </w:t>
        </w:r>
      </w:hyperlink>
      <w:hyperlink r:id="rId558">
        <w:r>
          <w:rPr>
            <w:i/>
            <w:iCs/>
          </w:rPr>
          <w:t>473</w:t>
        </w:r>
      </w:hyperlink>
      <w:hyperlink r:id="rId559">
        <w:r>
          <w:t>(7347), 337–342. https://doi.org/</w:t>
        </w:r>
      </w:hyperlink>
      <w:hyperlink r:id="rId560">
        <w:r>
          <w:t>10.1038/nature10098</w:t>
        </w:r>
      </w:hyperlink>
    </w:p>
    <w:p w14:paraId="42054D51" w14:textId="77777777" w:rsidR="00536A8B" w:rsidRDefault="00000000">
      <w:pPr>
        <w:widowControl w:val="0"/>
        <w:spacing w:before="80" w:line="240" w:lineRule="auto"/>
        <w:ind w:left="480"/>
      </w:pPr>
      <w:hyperlink r:id="rId561">
        <w:r>
          <w:t xml:space="preserve">Shen, Q., Wang, W. X., Chen, H. G., Zhu, H. G., Chen, J. H., &amp; Gao, H. (2021). Transcriptome analysis of Exopalaemon carinicauda (Holthuis, 1950) (Caridea, Palaemonidae) in response to CO2-driven acidification. </w:t>
        </w:r>
      </w:hyperlink>
      <w:hyperlink r:id="rId562">
        <w:r>
          <w:rPr>
            <w:i/>
            <w:iCs/>
          </w:rPr>
          <w:t>Crustaceana</w:t>
        </w:r>
      </w:hyperlink>
      <w:hyperlink r:id="rId563">
        <w:r>
          <w:t xml:space="preserve">, </w:t>
        </w:r>
      </w:hyperlink>
      <w:hyperlink r:id="rId564">
        <w:r>
          <w:rPr>
            <w:i/>
            <w:iCs/>
          </w:rPr>
          <w:t>94</w:t>
        </w:r>
      </w:hyperlink>
      <w:hyperlink r:id="rId565">
        <w:r>
          <w:t>(6), 661–677. https://doi.org/</w:t>
        </w:r>
      </w:hyperlink>
      <w:hyperlink r:id="rId566">
        <w:r>
          <w:t>10.1163/15685403-bja10121</w:t>
        </w:r>
      </w:hyperlink>
    </w:p>
    <w:p w14:paraId="6073E284" w14:textId="77777777" w:rsidR="00536A8B" w:rsidRDefault="00000000">
      <w:pPr>
        <w:widowControl w:val="0"/>
        <w:spacing w:before="80" w:line="240" w:lineRule="auto"/>
        <w:ind w:left="480"/>
      </w:pPr>
      <w:hyperlink r:id="rId567">
        <w:r>
          <w:t xml:space="preserve">Siegel, K. R., Kaur, M., Grigal, A. C., Metzler, R. A., &amp; Dickinson, G. H. (2022). Meta-analysis suggests negative, but pCO2-specific, effects of ocean acidification on the structural and functional properties of crustacean biomaterials. </w:t>
        </w:r>
      </w:hyperlink>
      <w:hyperlink r:id="rId568">
        <w:r>
          <w:rPr>
            <w:i/>
            <w:iCs/>
          </w:rPr>
          <w:t>Ecology and Evolution</w:t>
        </w:r>
      </w:hyperlink>
      <w:hyperlink r:id="rId569">
        <w:r>
          <w:t xml:space="preserve">, </w:t>
        </w:r>
      </w:hyperlink>
      <w:hyperlink r:id="rId570">
        <w:r>
          <w:rPr>
            <w:i/>
            <w:iCs/>
          </w:rPr>
          <w:t>12</w:t>
        </w:r>
      </w:hyperlink>
      <w:hyperlink r:id="rId571">
        <w:r>
          <w:t>(6), e8922. https://doi.org/</w:t>
        </w:r>
      </w:hyperlink>
      <w:hyperlink r:id="rId572">
        <w:r>
          <w:t>10.1002/ece3.8922</w:t>
        </w:r>
      </w:hyperlink>
    </w:p>
    <w:p w14:paraId="58C5C47C" w14:textId="77777777" w:rsidR="00536A8B" w:rsidRDefault="00000000">
      <w:pPr>
        <w:widowControl w:val="0"/>
        <w:spacing w:before="80" w:line="240" w:lineRule="auto"/>
        <w:ind w:left="480"/>
      </w:pPr>
      <w:hyperlink r:id="rId573">
        <w:r>
          <w:t xml:space="preserve">Sloan, R. S., Swanson, C. I., Gavilano, L., Smith, K. N., Malek, P. Y., Snow-Smith, M., Duronio, R. J., &amp; Key, S. C. S. (2012). Characterization of null and hypomorphic alleles of the Drosophila l(2)dtl/cdt2 gene: Larval lethality and male fertility: Larval lethality and male fertility. </w:t>
        </w:r>
      </w:hyperlink>
      <w:hyperlink r:id="rId574">
        <w:r>
          <w:rPr>
            <w:i/>
            <w:iCs/>
          </w:rPr>
          <w:t>Fly</w:t>
        </w:r>
      </w:hyperlink>
      <w:hyperlink r:id="rId575">
        <w:r>
          <w:t xml:space="preserve">, </w:t>
        </w:r>
      </w:hyperlink>
      <w:hyperlink r:id="rId576">
        <w:r>
          <w:rPr>
            <w:i/>
            <w:iCs/>
          </w:rPr>
          <w:t>6</w:t>
        </w:r>
      </w:hyperlink>
      <w:hyperlink r:id="rId577">
        <w:r>
          <w:t>(3), 173–183. https://doi.org/</w:t>
        </w:r>
      </w:hyperlink>
      <w:hyperlink r:id="rId578">
        <w:r>
          <w:t>10.4161/fly.20247</w:t>
        </w:r>
      </w:hyperlink>
    </w:p>
    <w:p w14:paraId="360F9D6B" w14:textId="77777777" w:rsidR="00536A8B" w:rsidRDefault="00000000">
      <w:pPr>
        <w:widowControl w:val="0"/>
        <w:spacing w:before="80" w:line="240" w:lineRule="auto"/>
        <w:ind w:left="480"/>
      </w:pPr>
      <w:hyperlink r:id="rId579">
        <w:r>
          <w:t xml:space="preserve">Spanings-Pierrot, C., Soyez, D., Van Herp, F., Gompel, M., Skaret, G., Grousset, E., &amp; Charmantier, G. (2000). Involvement of crustacean hyperglycemic hormone in the control of gill ion transport in the crab Pachygrapsus marmoratus. </w:t>
        </w:r>
      </w:hyperlink>
      <w:hyperlink r:id="rId580">
        <w:r>
          <w:rPr>
            <w:i/>
            <w:iCs/>
          </w:rPr>
          <w:t>General and Comparative Endocrinology</w:t>
        </w:r>
      </w:hyperlink>
      <w:hyperlink r:id="rId581">
        <w:r>
          <w:t xml:space="preserve">, </w:t>
        </w:r>
      </w:hyperlink>
      <w:hyperlink r:id="rId582">
        <w:r>
          <w:rPr>
            <w:i/>
            <w:iCs/>
          </w:rPr>
          <w:t>119</w:t>
        </w:r>
      </w:hyperlink>
      <w:hyperlink r:id="rId583">
        <w:r>
          <w:t>(3), 340–350. https://doi.org/</w:t>
        </w:r>
      </w:hyperlink>
      <w:hyperlink r:id="rId584">
        <w:r>
          <w:t>10.1006/gcen.2000.7527</w:t>
        </w:r>
      </w:hyperlink>
    </w:p>
    <w:p w14:paraId="1016D995" w14:textId="77777777" w:rsidR="00536A8B" w:rsidRDefault="00000000">
      <w:pPr>
        <w:widowControl w:val="0"/>
        <w:spacing w:before="80" w:line="240" w:lineRule="auto"/>
        <w:ind w:left="480"/>
      </w:pPr>
      <w:hyperlink r:id="rId585">
        <w:r>
          <w:t xml:space="preserve">Spees, J. L., Chang, S. A., Mykles, D. L., Snyder, M. J., &amp; Chang, E. S. (2003). Molt cycle-dependent molecular chaperone and polyubiquitin gene expression in lobster. </w:t>
        </w:r>
      </w:hyperlink>
      <w:hyperlink r:id="rId586">
        <w:r>
          <w:rPr>
            <w:i/>
            <w:iCs/>
          </w:rPr>
          <w:t>Cell Stress &amp; Chaperones</w:t>
        </w:r>
      </w:hyperlink>
      <w:hyperlink r:id="rId587">
        <w:r>
          <w:t xml:space="preserve">, </w:t>
        </w:r>
      </w:hyperlink>
      <w:hyperlink r:id="rId588">
        <w:r>
          <w:rPr>
            <w:i/>
            <w:iCs/>
          </w:rPr>
          <w:t>8</w:t>
        </w:r>
      </w:hyperlink>
      <w:hyperlink r:id="rId589">
        <w:r>
          <w:t>(3), 258–264. https://doi.org/</w:t>
        </w:r>
      </w:hyperlink>
      <w:hyperlink r:id="rId590">
        <w:r>
          <w:t>10.1379/1466-1268(2003)008&lt;0258:mcmcap&gt;2.0.co;2</w:t>
        </w:r>
      </w:hyperlink>
    </w:p>
    <w:p w14:paraId="57A5D616" w14:textId="77777777" w:rsidR="00536A8B" w:rsidRDefault="00000000">
      <w:pPr>
        <w:widowControl w:val="0"/>
        <w:spacing w:before="80" w:line="240" w:lineRule="auto"/>
        <w:ind w:left="480"/>
      </w:pPr>
      <w:hyperlink r:id="rId591">
        <w:r>
          <w:t xml:space="preserve">Spencer, L. H., Long, W. C., Spies, I. B., Nichols, K. M., &amp; Foy, R. J. (2024). Narrowed gene functions and enhanced transposon activity are associated with high tolerance to ocean acidification in a juvenile subarctic crustacean. </w:t>
        </w:r>
      </w:hyperlink>
      <w:hyperlink r:id="rId592">
        <w:r>
          <w:rPr>
            <w:i/>
            <w:iCs/>
          </w:rPr>
          <w:t>PLOS Climate</w:t>
        </w:r>
      </w:hyperlink>
      <w:hyperlink r:id="rId593">
        <w:r>
          <w:t xml:space="preserve">, </w:t>
        </w:r>
      </w:hyperlink>
      <w:hyperlink r:id="rId594">
        <w:r>
          <w:rPr>
            <w:i/>
            <w:iCs/>
          </w:rPr>
          <w:t>3</w:t>
        </w:r>
      </w:hyperlink>
      <w:hyperlink r:id="rId595">
        <w:r>
          <w:t>(3), e0000319. https://doi.org/</w:t>
        </w:r>
      </w:hyperlink>
      <w:hyperlink r:id="rId596">
        <w:r>
          <w:t>10.1371/journal.pclm.0000319</w:t>
        </w:r>
      </w:hyperlink>
    </w:p>
    <w:p w14:paraId="1012E33C" w14:textId="77777777" w:rsidR="00536A8B" w:rsidRDefault="00000000">
      <w:pPr>
        <w:widowControl w:val="0"/>
        <w:spacing w:before="80" w:line="240" w:lineRule="auto"/>
        <w:ind w:left="480"/>
      </w:pPr>
      <w:hyperlink r:id="rId597">
        <w:r>
          <w:t xml:space="preserve">Stoner, A. W. (2012). Assessing stress and predicting mortality in economically significant crustaceans. </w:t>
        </w:r>
      </w:hyperlink>
      <w:hyperlink r:id="rId598">
        <w:r>
          <w:rPr>
            <w:i/>
            <w:iCs/>
          </w:rPr>
          <w:t>Reviews in Fisheries Science</w:t>
        </w:r>
      </w:hyperlink>
      <w:hyperlink r:id="rId599">
        <w:r>
          <w:t xml:space="preserve">, </w:t>
        </w:r>
      </w:hyperlink>
      <w:hyperlink r:id="rId600">
        <w:r>
          <w:rPr>
            <w:i/>
            <w:iCs/>
          </w:rPr>
          <w:t>20</w:t>
        </w:r>
      </w:hyperlink>
      <w:hyperlink r:id="rId601">
        <w:r>
          <w:t>(3), 111–135. https://doi.org/</w:t>
        </w:r>
      </w:hyperlink>
      <w:hyperlink r:id="rId602">
        <w:r>
          <w:t>10.1080/10641262.2012.689025</w:t>
        </w:r>
      </w:hyperlink>
    </w:p>
    <w:p w14:paraId="3FA43516" w14:textId="77777777" w:rsidR="00536A8B" w:rsidRDefault="00000000">
      <w:pPr>
        <w:widowControl w:val="0"/>
        <w:spacing w:before="80" w:line="240" w:lineRule="auto"/>
        <w:ind w:left="480"/>
      </w:pPr>
      <w:hyperlink r:id="rId603">
        <w:r>
          <w:t xml:space="preserve">Swiney, K. M., Long, W. C., &amp; Foy, R. J. (2016). Effects of high pCO2 on Tanner crab reproduction and early life history—Part I: long-term exposure reduces hatching success and female calcification, and alters embryonic development. </w:t>
        </w:r>
      </w:hyperlink>
      <w:hyperlink r:id="rId604">
        <w:r>
          <w:rPr>
            <w:i/>
            <w:iCs/>
          </w:rPr>
          <w:t>ICES Journal of Marine Science: Journal Du Conseil</w:t>
        </w:r>
      </w:hyperlink>
      <w:hyperlink r:id="rId605">
        <w:r>
          <w:t xml:space="preserve">, </w:t>
        </w:r>
      </w:hyperlink>
      <w:hyperlink r:id="rId606">
        <w:r>
          <w:rPr>
            <w:i/>
            <w:iCs/>
          </w:rPr>
          <w:t>73</w:t>
        </w:r>
      </w:hyperlink>
      <w:hyperlink r:id="rId607">
        <w:r>
          <w:t>(3), 825–835. https://doi.org/</w:t>
        </w:r>
      </w:hyperlink>
      <w:hyperlink r:id="rId608">
        <w:r>
          <w:t>10.1093/icesjms/fsv201</w:t>
        </w:r>
      </w:hyperlink>
    </w:p>
    <w:p w14:paraId="199560FD" w14:textId="77777777" w:rsidR="00536A8B" w:rsidRDefault="00000000">
      <w:pPr>
        <w:widowControl w:val="0"/>
        <w:spacing w:before="80" w:line="240" w:lineRule="auto"/>
        <w:ind w:left="480"/>
      </w:pPr>
      <w:hyperlink r:id="rId609">
        <w:r>
          <w:t xml:space="preserve">Swiney, K. M., Long, W. C., &amp; Foy, R. J. (2017). Decreased pH and increased temperatures affect young-of-the-year red king crab (Paralithodes camtschaticus). </w:t>
        </w:r>
      </w:hyperlink>
      <w:hyperlink r:id="rId610">
        <w:r>
          <w:rPr>
            <w:i/>
            <w:iCs/>
          </w:rPr>
          <w:t>ICES Journal of Marine Science: Journal Du Conseil</w:t>
        </w:r>
      </w:hyperlink>
      <w:hyperlink r:id="rId611">
        <w:r>
          <w:t xml:space="preserve">, </w:t>
        </w:r>
      </w:hyperlink>
      <w:hyperlink r:id="rId612">
        <w:r>
          <w:rPr>
            <w:i/>
            <w:iCs/>
          </w:rPr>
          <w:t>74</w:t>
        </w:r>
      </w:hyperlink>
      <w:hyperlink r:id="rId613">
        <w:r>
          <w:t>(4), 1191–1200. https://doi.org/</w:t>
        </w:r>
      </w:hyperlink>
      <w:hyperlink r:id="rId614">
        <w:r>
          <w:t>10.1093/icesjms/fsw251</w:t>
        </w:r>
      </w:hyperlink>
    </w:p>
    <w:p w14:paraId="12B69524" w14:textId="77777777" w:rsidR="00536A8B" w:rsidRDefault="00000000">
      <w:pPr>
        <w:widowControl w:val="0"/>
        <w:spacing w:before="80" w:line="240" w:lineRule="auto"/>
        <w:ind w:left="480"/>
      </w:pPr>
      <w:hyperlink r:id="rId615">
        <w:r>
          <w:t xml:space="preserve">Szuwalski, C., Cheng, W., Foy, R., Hermann, A. J., Hollowed, A., Holsman, K., Lee, J., Stockhausen, W., &amp; Zheng, J. (2021). Climate change and the future productivity and distribution of crab in the Bering Sea. </w:t>
        </w:r>
      </w:hyperlink>
      <w:hyperlink r:id="rId616">
        <w:r>
          <w:rPr>
            <w:i/>
            <w:iCs/>
          </w:rPr>
          <w:t>ICES Journal of Marine Science: Journal Du Conseil</w:t>
        </w:r>
      </w:hyperlink>
      <w:hyperlink r:id="rId617">
        <w:r>
          <w:t xml:space="preserve">, </w:t>
        </w:r>
      </w:hyperlink>
      <w:hyperlink r:id="rId618">
        <w:r>
          <w:rPr>
            <w:i/>
            <w:iCs/>
          </w:rPr>
          <w:t>78</w:t>
        </w:r>
      </w:hyperlink>
      <w:hyperlink r:id="rId619">
        <w:r>
          <w:t>(2), 502–515. https://doi.org/</w:t>
        </w:r>
      </w:hyperlink>
      <w:hyperlink r:id="rId620">
        <w:r>
          <w:t>10.1093/icesjms/fsaa140</w:t>
        </w:r>
      </w:hyperlink>
    </w:p>
    <w:p w14:paraId="018447A5" w14:textId="77777777" w:rsidR="00536A8B" w:rsidRDefault="00000000">
      <w:pPr>
        <w:widowControl w:val="0"/>
        <w:spacing w:before="80" w:line="240" w:lineRule="auto"/>
        <w:ind w:left="480"/>
      </w:pPr>
      <w:hyperlink r:id="rId621">
        <w:r>
          <w:t xml:space="preserve">Trigg, S. A., McElhany, P., Maher, M., Perez, D., Busch, D. S., &amp; Nichols, K. M. (2019). Uncovering mechanisms of global ocean change effects on the Dungeness crab (Cancer magister) through metabolomics analysis. </w:t>
        </w:r>
      </w:hyperlink>
      <w:hyperlink r:id="rId622">
        <w:r>
          <w:rPr>
            <w:i/>
            <w:iCs/>
          </w:rPr>
          <w:t>Scientific Reports</w:t>
        </w:r>
      </w:hyperlink>
      <w:hyperlink r:id="rId623">
        <w:r>
          <w:t xml:space="preserve">, </w:t>
        </w:r>
      </w:hyperlink>
      <w:hyperlink r:id="rId624">
        <w:r>
          <w:rPr>
            <w:i/>
            <w:iCs/>
          </w:rPr>
          <w:t>9</w:t>
        </w:r>
      </w:hyperlink>
      <w:hyperlink r:id="rId625">
        <w:r>
          <w:t>(1), 10717. https://doi.org/</w:t>
        </w:r>
      </w:hyperlink>
      <w:hyperlink r:id="rId626">
        <w:r>
          <w:t>10.1038/s41598-019-46947-6</w:t>
        </w:r>
      </w:hyperlink>
    </w:p>
    <w:p w14:paraId="4ABD35F2" w14:textId="77777777" w:rsidR="00536A8B" w:rsidRDefault="00000000">
      <w:pPr>
        <w:widowControl w:val="0"/>
        <w:spacing w:before="80" w:line="240" w:lineRule="auto"/>
        <w:ind w:left="480"/>
      </w:pPr>
      <w:hyperlink r:id="rId627">
        <w:r>
          <w:t xml:space="preserve">UniProt Consortium. (2021). UniProt: the universal protein knowledgebase in 2021. </w:t>
        </w:r>
      </w:hyperlink>
      <w:hyperlink r:id="rId628">
        <w:r>
          <w:rPr>
            <w:i/>
            <w:iCs/>
          </w:rPr>
          <w:t>Nucleic Acids Research</w:t>
        </w:r>
      </w:hyperlink>
      <w:hyperlink r:id="rId629">
        <w:r>
          <w:t xml:space="preserve">, </w:t>
        </w:r>
      </w:hyperlink>
      <w:hyperlink r:id="rId630">
        <w:r>
          <w:rPr>
            <w:i/>
            <w:iCs/>
          </w:rPr>
          <w:t>49</w:t>
        </w:r>
      </w:hyperlink>
      <w:hyperlink r:id="rId631">
        <w:r>
          <w:t>(D1), D480–D489. https://doi.org/</w:t>
        </w:r>
      </w:hyperlink>
      <w:hyperlink r:id="rId632">
        <w:r>
          <w:t>10.1093/nar/gkaa1100</w:t>
        </w:r>
      </w:hyperlink>
    </w:p>
    <w:p w14:paraId="57CB56D0" w14:textId="77777777" w:rsidR="00536A8B" w:rsidRDefault="00000000">
      <w:pPr>
        <w:widowControl w:val="0"/>
        <w:spacing w:before="80" w:line="240" w:lineRule="auto"/>
        <w:ind w:left="480"/>
      </w:pPr>
      <w:hyperlink r:id="rId633">
        <w:r>
          <w:t xml:space="preserve">Vargas, C. A., Lagos, N. A., Lardies, M. A., Duarte, C., Manríquez, P. H., Aguilera, V. M., Broitman, B., Widdicombe, S., &amp; Dupont, S. (2017). Species-specific responses to ocean </w:t>
        </w:r>
        <w:r>
          <w:lastRenderedPageBreak/>
          <w:t xml:space="preserve">acidification should account for local adaptation and adaptive plasticity. </w:t>
        </w:r>
      </w:hyperlink>
      <w:hyperlink r:id="rId634">
        <w:r>
          <w:rPr>
            <w:i/>
            <w:iCs/>
          </w:rPr>
          <w:t>Nature Ecology &amp; Evolution</w:t>
        </w:r>
      </w:hyperlink>
      <w:hyperlink r:id="rId635">
        <w:r>
          <w:t xml:space="preserve">, </w:t>
        </w:r>
      </w:hyperlink>
      <w:hyperlink r:id="rId636">
        <w:r>
          <w:rPr>
            <w:i/>
            <w:iCs/>
          </w:rPr>
          <w:t>1</w:t>
        </w:r>
      </w:hyperlink>
      <w:hyperlink r:id="rId637">
        <w:r>
          <w:t>(4), 84. https://doi.org/</w:t>
        </w:r>
      </w:hyperlink>
      <w:hyperlink r:id="rId638">
        <w:r>
          <w:t>10.1038/s41559-017-0084</w:t>
        </w:r>
      </w:hyperlink>
    </w:p>
    <w:p w14:paraId="2ECE3CF6" w14:textId="77777777" w:rsidR="00536A8B" w:rsidRDefault="00000000">
      <w:pPr>
        <w:widowControl w:val="0"/>
        <w:spacing w:before="80" w:line="240" w:lineRule="auto"/>
        <w:ind w:left="480"/>
      </w:pPr>
      <w:hyperlink r:id="rId639">
        <w:r>
          <w:t xml:space="preserve">Webster, S. G., Keller, R., &amp; Dircksen, H. (2012). The CHH-superfamily of multifunctional peptide hormones controlling crustacean metabolism, osmoregulation, moulting, and reproduction. </w:t>
        </w:r>
      </w:hyperlink>
      <w:hyperlink r:id="rId640">
        <w:r>
          <w:rPr>
            <w:i/>
            <w:iCs/>
          </w:rPr>
          <w:t>General and Comparative Endocrinology</w:t>
        </w:r>
      </w:hyperlink>
      <w:hyperlink r:id="rId641">
        <w:r>
          <w:t xml:space="preserve">, </w:t>
        </w:r>
      </w:hyperlink>
      <w:hyperlink r:id="rId642">
        <w:r>
          <w:rPr>
            <w:i/>
            <w:iCs/>
          </w:rPr>
          <w:t>175</w:t>
        </w:r>
      </w:hyperlink>
      <w:hyperlink r:id="rId643">
        <w:r>
          <w:t>(2), 217–233. https://doi.org/</w:t>
        </w:r>
      </w:hyperlink>
      <w:hyperlink r:id="rId644">
        <w:r>
          <w:t>10.1016/j.ygcen.2011.11.035</w:t>
        </w:r>
      </w:hyperlink>
    </w:p>
    <w:p w14:paraId="39056336" w14:textId="77777777" w:rsidR="00536A8B" w:rsidRDefault="00000000">
      <w:pPr>
        <w:widowControl w:val="0"/>
        <w:spacing w:before="80" w:line="240" w:lineRule="auto"/>
        <w:ind w:left="480"/>
      </w:pPr>
      <w:hyperlink r:id="rId645">
        <w:r>
          <w:t xml:space="preserve">Wheatly, M. G., &amp; Henry, R. P. (1992). Extracellular and intracellular acid‐base regulation in crustaceans. </w:t>
        </w:r>
      </w:hyperlink>
      <w:hyperlink r:id="rId646">
        <w:r>
          <w:rPr>
            <w:i/>
            <w:iCs/>
          </w:rPr>
          <w:t>The Journal of Experimental Zoology</w:t>
        </w:r>
      </w:hyperlink>
      <w:hyperlink r:id="rId647">
        <w:r>
          <w:t xml:space="preserve">, </w:t>
        </w:r>
      </w:hyperlink>
      <w:hyperlink r:id="rId648">
        <w:r>
          <w:rPr>
            <w:i/>
            <w:iCs/>
          </w:rPr>
          <w:t>263</w:t>
        </w:r>
      </w:hyperlink>
      <w:hyperlink r:id="rId649">
        <w:r>
          <w:t>(2), 127–142. https://doi.org/</w:t>
        </w:r>
      </w:hyperlink>
      <w:hyperlink r:id="rId650">
        <w:r>
          <w:t>10.1002/jez.1402630204</w:t>
        </w:r>
      </w:hyperlink>
    </w:p>
    <w:p w14:paraId="1EBBF126" w14:textId="77777777" w:rsidR="00536A8B" w:rsidRDefault="00000000">
      <w:pPr>
        <w:widowControl w:val="0"/>
        <w:spacing w:before="80" w:line="240" w:lineRule="auto"/>
        <w:ind w:left="480"/>
      </w:pPr>
      <w:hyperlink r:id="rId651">
        <w:r>
          <w:t xml:space="preserve">Zebral, Y. D., da Silva Fonseca, J., Marques, J. A., &amp; Bianchini, A. (2019). Carbonic anhydrase as a biomarker of global and local impacts: Insights from calcifying animals. </w:t>
        </w:r>
      </w:hyperlink>
      <w:hyperlink r:id="rId652">
        <w:r>
          <w:rPr>
            <w:i/>
            <w:iCs/>
          </w:rPr>
          <w:t>International Journal of Molecular Sciences</w:t>
        </w:r>
      </w:hyperlink>
      <w:hyperlink r:id="rId653">
        <w:r>
          <w:t xml:space="preserve">, </w:t>
        </w:r>
      </w:hyperlink>
      <w:hyperlink r:id="rId654">
        <w:r>
          <w:rPr>
            <w:i/>
            <w:iCs/>
          </w:rPr>
          <w:t>20</w:t>
        </w:r>
      </w:hyperlink>
      <w:hyperlink r:id="rId655">
        <w:r>
          <w:t>(12), 3092. https://doi.org/</w:t>
        </w:r>
      </w:hyperlink>
      <w:hyperlink r:id="rId656">
        <w:r>
          <w:t>10.3390/ijms20123092</w:t>
        </w:r>
      </w:hyperlink>
    </w:p>
    <w:p w14:paraId="2B1F132D" w14:textId="77777777" w:rsidR="00536A8B" w:rsidRDefault="00000000">
      <w:pPr>
        <w:widowControl w:val="0"/>
        <w:spacing w:before="80" w:line="240" w:lineRule="auto"/>
        <w:ind w:left="480"/>
      </w:pPr>
      <w:hyperlink r:id="rId657">
        <w:r>
          <w:t xml:space="preserve">Zhang, X., Yuan, J., Li, F., &amp; Xiang, J. (2021). Chitin synthesis and degradation in crustaceans: A genomic view and application. </w:t>
        </w:r>
      </w:hyperlink>
      <w:hyperlink r:id="rId658">
        <w:r>
          <w:rPr>
            <w:i/>
            <w:iCs/>
          </w:rPr>
          <w:t>Marine Drugs</w:t>
        </w:r>
      </w:hyperlink>
      <w:hyperlink r:id="rId659">
        <w:r>
          <w:t xml:space="preserve">, </w:t>
        </w:r>
      </w:hyperlink>
      <w:hyperlink r:id="rId660">
        <w:r>
          <w:rPr>
            <w:i/>
            <w:iCs/>
          </w:rPr>
          <w:t>19</w:t>
        </w:r>
      </w:hyperlink>
      <w:hyperlink r:id="rId661">
        <w:r>
          <w:t>(3), 153. https://doi.org/</w:t>
        </w:r>
      </w:hyperlink>
      <w:hyperlink r:id="rId662">
        <w:r>
          <w:t>10.3390/md19030153</w:t>
        </w:r>
      </w:hyperlink>
    </w:p>
    <w:p w14:paraId="622F6D0D" w14:textId="77777777" w:rsidR="00536A8B" w:rsidRDefault="00536A8B">
      <w:pPr>
        <w:rPr>
          <w:i/>
          <w:iCs/>
        </w:rPr>
      </w:pPr>
    </w:p>
    <w:p w14:paraId="50778568" w14:textId="77777777" w:rsidR="00536A8B" w:rsidRDefault="00000000">
      <w:pPr>
        <w:pStyle w:val="Heading2"/>
      </w:pPr>
      <w:bookmarkStart w:id="71" w:name="_yp32lmx4x14o" w:colFirst="0" w:colLast="0"/>
      <w:bookmarkEnd w:id="71"/>
      <w:r>
        <w:br w:type="page"/>
      </w:r>
    </w:p>
    <w:p w14:paraId="1445C006" w14:textId="77777777" w:rsidR="00536A8B" w:rsidRDefault="00000000">
      <w:pPr>
        <w:pStyle w:val="Heading2"/>
      </w:pPr>
      <w:bookmarkStart w:id="72" w:name="_x787ivjalijg" w:colFirst="0" w:colLast="0"/>
      <w:bookmarkEnd w:id="72"/>
      <w:r>
        <w:lastRenderedPageBreak/>
        <w:t>Supplementary</w:t>
      </w:r>
    </w:p>
    <w:p w14:paraId="52E46678" w14:textId="77777777" w:rsidR="00536A8B" w:rsidRDefault="00000000">
      <w:r>
        <w:rPr>
          <w:noProof/>
        </w:rPr>
        <w:drawing>
          <wp:anchor distT="0" distB="0" distL="0" distR="0" simplePos="0" relativeHeight="251663360" behindDoc="0" locked="0" layoutInCell="1" hidden="0" allowOverlap="1" wp14:anchorId="5FD78B0E" wp14:editId="6AFE86C1">
            <wp:simplePos x="0" y="0"/>
            <wp:positionH relativeFrom="column">
              <wp:posOffset>595313</wp:posOffset>
            </wp:positionH>
            <wp:positionV relativeFrom="paragraph">
              <wp:posOffset>74191</wp:posOffset>
            </wp:positionV>
            <wp:extent cx="4752975" cy="6282747"/>
            <wp:effectExtent l="0" t="0" r="0" b="0"/>
            <wp:wrapTopAndBottom distT="0" distB="0"/>
            <wp:docPr id="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663"/>
                    <a:srcRect t="3847"/>
                    <a:stretch>
                      <a:fillRect/>
                    </a:stretch>
                  </pic:blipFill>
                  <pic:spPr>
                    <a:xfrm>
                      <a:off x="0" y="0"/>
                      <a:ext cx="4752975" cy="6282747"/>
                    </a:xfrm>
                    <a:prstGeom prst="rect">
                      <a:avLst/>
                    </a:prstGeom>
                    <a:ln/>
                  </pic:spPr>
                </pic:pic>
              </a:graphicData>
            </a:graphic>
          </wp:anchor>
        </w:drawing>
      </w:r>
    </w:p>
    <w:p w14:paraId="1F3BDD97" w14:textId="77777777" w:rsidR="00536A8B" w:rsidRDefault="00000000">
      <w:r>
        <w:t xml:space="preserve">Figure S1: Principal component analysis biplots (PC1-PC3) without including surrogate variable analysis to control for unknown latent effects. The horseshoe pattern in PC1xPC2 and clustering by factors not related to treatment in biplots along PC1 and PC3 demonstrate the expression heterogeneity of unknown technical or biological variables that obfuscates acclimatory response to acidification. </w:t>
      </w:r>
      <w:r>
        <w:br w:type="page"/>
      </w:r>
    </w:p>
    <w:p w14:paraId="56B0B515" w14:textId="77777777" w:rsidR="00536A8B" w:rsidRDefault="00000000">
      <w:r>
        <w:rPr>
          <w:noProof/>
        </w:rPr>
        <w:lastRenderedPageBreak/>
        <w:drawing>
          <wp:inline distT="114300" distB="114300" distL="114300" distR="114300" wp14:anchorId="41847ED1" wp14:editId="1301F690">
            <wp:extent cx="5943600" cy="36703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64"/>
                    <a:srcRect/>
                    <a:stretch>
                      <a:fillRect/>
                    </a:stretch>
                  </pic:blipFill>
                  <pic:spPr>
                    <a:xfrm>
                      <a:off x="0" y="0"/>
                      <a:ext cx="5943600" cy="3670300"/>
                    </a:xfrm>
                    <a:prstGeom prst="rect">
                      <a:avLst/>
                    </a:prstGeom>
                    <a:ln/>
                  </pic:spPr>
                </pic:pic>
              </a:graphicData>
            </a:graphic>
          </wp:inline>
        </w:drawing>
      </w:r>
    </w:p>
    <w:p w14:paraId="541FCE8E" w14:textId="77777777" w:rsidR="00536A8B" w:rsidRDefault="00000000">
      <w:r>
        <w:rPr>
          <w:b/>
          <w:bCs/>
        </w:rPr>
        <w:t>Figure S2</w:t>
      </w:r>
      <w:r>
        <w:t xml:space="preserve">: Histogram of PC1 loadings (absolute values) from the VST- and SVA-controlled count matrix, the top 1% of which were &gt;0.03. </w:t>
      </w:r>
    </w:p>
    <w:p w14:paraId="6343F4F3" w14:textId="77777777" w:rsidR="00536A8B" w:rsidRDefault="00536A8B"/>
    <w:p w14:paraId="4119068A" w14:textId="77777777" w:rsidR="00536A8B" w:rsidRDefault="00536A8B">
      <w:pPr>
        <w:rPr>
          <w:b/>
          <w:bCs/>
        </w:rPr>
      </w:pPr>
    </w:p>
    <w:p w14:paraId="781CA410" w14:textId="77777777" w:rsidR="00536A8B" w:rsidRDefault="00000000">
      <w:r>
        <w:rPr>
          <w:b/>
          <w:bCs/>
        </w:rPr>
        <w:t>Table S1</w:t>
      </w:r>
      <w:r>
        <w:t xml:space="preserve">: Genes with top loadings along PC1 and PC2. </w:t>
      </w:r>
      <w:hyperlink r:id="rId665">
        <w:r>
          <w:rPr>
            <w:color w:val="1155CC"/>
            <w:u w:val="single"/>
          </w:rPr>
          <w:t>Link to table for now.</w:t>
        </w:r>
      </w:hyperlink>
    </w:p>
    <w:p w14:paraId="7DCEE209" w14:textId="77777777" w:rsidR="00536A8B" w:rsidRDefault="00536A8B"/>
    <w:p w14:paraId="04C26697" w14:textId="77777777" w:rsidR="00536A8B" w:rsidRDefault="00000000">
      <w:pPr>
        <w:rPr>
          <w:highlight w:val="yellow"/>
        </w:rPr>
      </w:pPr>
      <w:r>
        <w:rPr>
          <w:b/>
          <w:bCs/>
        </w:rPr>
        <w:t>Table S2</w:t>
      </w:r>
      <w:r>
        <w:t xml:space="preserve">: Lists of DEGs after 8 </w:t>
      </w:r>
      <w:proofErr w:type="spellStart"/>
      <w:r>
        <w:t>hr</w:t>
      </w:r>
      <w:proofErr w:type="spellEnd"/>
      <w:r>
        <w:t xml:space="preserve"> OA exposure.</w:t>
      </w:r>
      <w:hyperlink r:id="rId666">
        <w:r>
          <w:rPr>
            <w:color w:val="1155CC"/>
            <w:u w:val="single"/>
          </w:rPr>
          <w:t xml:space="preserve"> Link to table for now. </w:t>
        </w:r>
      </w:hyperlink>
    </w:p>
    <w:p w14:paraId="30E650F3" w14:textId="77777777" w:rsidR="00536A8B" w:rsidRDefault="00536A8B"/>
    <w:p w14:paraId="0EBC468F" w14:textId="77777777" w:rsidR="00536A8B" w:rsidRDefault="00000000">
      <w:pPr>
        <w:rPr>
          <w:highlight w:val="yellow"/>
        </w:rPr>
      </w:pPr>
      <w:r>
        <w:rPr>
          <w:b/>
          <w:bCs/>
        </w:rPr>
        <w:t>Table S3</w:t>
      </w:r>
      <w:r>
        <w:t xml:space="preserve">: Persistent DEGs, those from 8 </w:t>
      </w:r>
      <w:proofErr w:type="spellStart"/>
      <w:r>
        <w:t>hr</w:t>
      </w:r>
      <w:proofErr w:type="spellEnd"/>
      <w:r>
        <w:t xml:space="preserve"> that were also DEGs at 88 days .</w:t>
      </w:r>
      <w:hyperlink r:id="rId667">
        <w:r>
          <w:rPr>
            <w:color w:val="1155CC"/>
            <w:u w:val="single"/>
          </w:rPr>
          <w:t xml:space="preserve"> Link to table for now. </w:t>
        </w:r>
      </w:hyperlink>
    </w:p>
    <w:p w14:paraId="67EB8BFA" w14:textId="77777777" w:rsidR="00536A8B" w:rsidRDefault="00536A8B"/>
    <w:p w14:paraId="5265E038" w14:textId="77777777" w:rsidR="00536A8B" w:rsidRDefault="00000000">
      <w:pPr>
        <w:rPr>
          <w:highlight w:val="yellow"/>
        </w:rPr>
      </w:pPr>
      <w:r>
        <w:rPr>
          <w:b/>
          <w:bCs/>
        </w:rPr>
        <w:t>Table S4</w:t>
      </w:r>
      <w:r>
        <w:t>: Lists of DEGs among OA treatments at 88 days.</w:t>
      </w:r>
      <w:hyperlink r:id="rId668">
        <w:r>
          <w:rPr>
            <w:color w:val="1155CC"/>
            <w:u w:val="single"/>
          </w:rPr>
          <w:t xml:space="preserve"> Link to table for now. </w:t>
        </w:r>
      </w:hyperlink>
    </w:p>
    <w:p w14:paraId="29579B7D" w14:textId="77777777" w:rsidR="00536A8B" w:rsidRDefault="00536A8B"/>
    <w:p w14:paraId="20F4C767" w14:textId="77777777" w:rsidR="00536A8B" w:rsidRDefault="00000000">
      <w:pPr>
        <w:rPr>
          <w:b/>
          <w:bCs/>
        </w:rPr>
      </w:pPr>
      <w:r>
        <w:br w:type="page"/>
      </w:r>
    </w:p>
    <w:p w14:paraId="69928EB6" w14:textId="77777777" w:rsidR="00536A8B" w:rsidRDefault="00000000">
      <w:pPr>
        <w:pStyle w:val="Heading3"/>
      </w:pPr>
      <w:bookmarkStart w:id="73" w:name="_6mi5xe2wajzj" w:colFirst="0" w:colLast="0"/>
      <w:bookmarkEnd w:id="73"/>
      <w:r>
        <w:lastRenderedPageBreak/>
        <w:t xml:space="preserve">Short term acclimation mechanisms that persisted </w:t>
      </w:r>
      <w:proofErr w:type="gramStart"/>
      <w:r>
        <w:t>at</w:t>
      </w:r>
      <w:proofErr w:type="gramEnd"/>
      <w:r>
        <w:t xml:space="preserve"> day 88</w:t>
      </w:r>
    </w:p>
    <w:p w14:paraId="3679C338" w14:textId="77777777" w:rsidR="00536A8B" w:rsidRDefault="00000000">
      <w:r>
        <w:t xml:space="preserve">We did not generate expression data for the ambient treatment </w:t>
      </w:r>
      <w:proofErr w:type="gramStart"/>
      <w:r>
        <w:t>at</w:t>
      </w:r>
      <w:proofErr w:type="gramEnd"/>
      <w:r>
        <w:t xml:space="preserve"> day 88, </w:t>
      </w:r>
      <w:proofErr w:type="gramStart"/>
      <w:r>
        <w:t>so</w:t>
      </w:r>
      <w:proofErr w:type="gramEnd"/>
      <w:r>
        <w:t xml:space="preserve"> cannot fully separate OA effects from other potential influences of long-term laboratory exposure (e.g., diet, tank environment). To focus on genes most consistently associated with OA, we identified differentially expressed genes (DEGs) at 8 h that remained differentially expressed at 88 days (Figure S3, Table S2). </w:t>
      </w:r>
    </w:p>
    <w:p w14:paraId="784312C8" w14:textId="77777777" w:rsidR="00536A8B" w:rsidRDefault="00000000">
      <w:pPr>
        <w:ind w:firstLine="720"/>
      </w:pPr>
      <w:r>
        <w:t xml:space="preserve">In moderate OA, 18 DEGs identified at 8-hr persisted at 88 d (Table S2), which were enriched for RNA binding (GO:0003723) and included several involved in transcription and splicing, proteolysis, retinol metabolism, cell adhesion/structure, and circadian rhythm (Mandibular organ-inhibiting hormone, see Fig 3). </w:t>
      </w:r>
    </w:p>
    <w:p w14:paraId="403481E3" w14:textId="77777777" w:rsidR="00536A8B" w:rsidRDefault="00000000">
      <w:pPr>
        <w:ind w:firstLine="720"/>
      </w:pPr>
      <w:r>
        <w:t xml:space="preserve">In the severe OA treatment, 59 DEGs identified at 8-hr persisted at 88 d (Table S2), which were not significant enriched for any processes, but broadly reflect genes involved in  mitochondrial energy metabolism, detoxification, and defense against oxidative or hypoxic stress (HSP22, CYP2L1, SIRT4, CBS, Gstt4), cell division and transcriptional control (e.g. cdk1, </w:t>
      </w:r>
      <w:proofErr w:type="spellStart"/>
      <w:r>
        <w:t>Mafg</w:t>
      </w:r>
      <w:proofErr w:type="spellEnd"/>
      <w:r>
        <w:t>, Usp21), cell adhesion and cytoskeleton dynamics (TTN, Actr3, Cad87), and hormone and growth factor signaling (FLT4, LHCGR, Tdrd9). These “persistent” DEGs suggest that severe OA induces long-lasting shifts in stress response, signaling, and cellular regulation (Table X).</w:t>
      </w:r>
    </w:p>
    <w:p w14:paraId="3967A56D" w14:textId="77777777" w:rsidR="00536A8B" w:rsidRDefault="00000000">
      <w:pPr>
        <w:ind w:firstLine="720"/>
        <w:rPr>
          <w:highlight w:val="yellow"/>
        </w:rPr>
      </w:pPr>
      <w:r>
        <w:t xml:space="preserve">Two genes were found to persist in both moderate and severe OA treatments: cad87A which codes for a cadherin, and nup43 which codes for a nucleoporin, and which </w:t>
      </w:r>
      <w:proofErr w:type="gramStart"/>
      <w:r>
        <w:t>were  expressed</w:t>
      </w:r>
      <w:proofErr w:type="gramEnd"/>
      <w:r>
        <w:t xml:space="preserve"> at lower and higher levels, respectively, in OA treatments compared to control (Figure S4). </w:t>
      </w:r>
    </w:p>
    <w:p w14:paraId="584216C5" w14:textId="77777777" w:rsidR="00536A8B" w:rsidRDefault="00536A8B">
      <w:pPr>
        <w:rPr>
          <w:highlight w:val="yellow"/>
        </w:rPr>
      </w:pPr>
    </w:p>
    <w:p w14:paraId="7A706B0A" w14:textId="77777777" w:rsidR="00536A8B" w:rsidRDefault="00000000">
      <w:r>
        <w:rPr>
          <w:b/>
          <w:bCs/>
          <w:noProof/>
        </w:rPr>
        <w:lastRenderedPageBreak/>
        <w:drawing>
          <wp:inline distT="114300" distB="114300" distL="114300" distR="114300" wp14:anchorId="4D5CB599" wp14:editId="78AF8CC4">
            <wp:extent cx="5943600" cy="17272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69"/>
                    <a:srcRect/>
                    <a:stretch>
                      <a:fillRect/>
                    </a:stretch>
                  </pic:blipFill>
                  <pic:spPr>
                    <a:xfrm>
                      <a:off x="0" y="0"/>
                      <a:ext cx="5943600" cy="1727200"/>
                    </a:xfrm>
                    <a:prstGeom prst="rect">
                      <a:avLst/>
                    </a:prstGeom>
                    <a:ln/>
                  </pic:spPr>
                </pic:pic>
              </a:graphicData>
            </a:graphic>
          </wp:inline>
        </w:drawing>
      </w:r>
      <w:r>
        <w:rPr>
          <w:b/>
          <w:bCs/>
          <w:noProof/>
        </w:rPr>
        <w:drawing>
          <wp:inline distT="114300" distB="114300" distL="114300" distR="114300" wp14:anchorId="01B82169" wp14:editId="0FE66355">
            <wp:extent cx="5852433" cy="3728724"/>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70"/>
                    <a:srcRect r="4166"/>
                    <a:stretch>
                      <a:fillRect/>
                    </a:stretch>
                  </pic:blipFill>
                  <pic:spPr>
                    <a:xfrm>
                      <a:off x="0" y="0"/>
                      <a:ext cx="5852433" cy="3728724"/>
                    </a:xfrm>
                    <a:prstGeom prst="rect">
                      <a:avLst/>
                    </a:prstGeom>
                    <a:ln/>
                  </pic:spPr>
                </pic:pic>
              </a:graphicData>
            </a:graphic>
          </wp:inline>
        </w:drawing>
      </w:r>
      <w:r>
        <w:rPr>
          <w:b/>
          <w:bCs/>
        </w:rPr>
        <w:t>Figure S3</w:t>
      </w:r>
      <w:r>
        <w:t xml:space="preserve">: Heatmaps of persistent DEGs, defined as genes differentially expressed at both 8 h and 88 d. Results are shown for moderate OA (pH 7.8, top) and severe OA (pH 7.5, bottom) relative to control conditions measured at time 0. Colors indicate relative expression (z-scores), with red = higher and blue = lower expression, columns represent individual crabs, and rows represent individual genes, which are grouped by their expression pattern. Two genes were persistent DEGs in both OA treatments: cadherin-87A (cad87a) and nucleoporin (nup43), which were expressed at lower and higher levels, respectively, in OA compared to control. </w:t>
      </w:r>
    </w:p>
    <w:p w14:paraId="45C758EA" w14:textId="77777777" w:rsidR="00536A8B" w:rsidRDefault="00536A8B">
      <w:pPr>
        <w:pStyle w:val="Heading1"/>
        <w:spacing w:before="0"/>
      </w:pPr>
      <w:bookmarkStart w:id="74" w:name="_41n6a3gpys19" w:colFirst="0" w:colLast="0"/>
      <w:bookmarkEnd w:id="74"/>
    </w:p>
    <w:p w14:paraId="245260DF" w14:textId="5870929D" w:rsidR="00536A8B" w:rsidRDefault="00536A8B" w:rsidP="008E43B3">
      <w:pPr>
        <w:pStyle w:val="Heading1"/>
        <w:spacing w:before="0"/>
      </w:pPr>
      <w:bookmarkStart w:id="75" w:name="_2zou815n0erl" w:colFirst="0" w:colLast="0"/>
      <w:bookmarkStart w:id="76" w:name="_litqitl03x36" w:colFirst="0" w:colLast="0"/>
      <w:bookmarkEnd w:id="75"/>
      <w:bookmarkEnd w:id="76"/>
    </w:p>
    <w:sectPr w:rsidR="00536A8B">
      <w:headerReference w:type="default" r:id="rId671"/>
      <w:footerReference w:type="default" r:id="rId67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even Roberts" w:date="2025-11-13T00:52:00Z" w:initials="">
    <w:p w14:paraId="147D717A" w14:textId="77777777" w:rsidR="00536A8B" w:rsidRDefault="00000000">
      <w:pPr>
        <w:widowControl w:val="0"/>
        <w:pBdr>
          <w:top w:val="nil"/>
          <w:left w:val="nil"/>
          <w:bottom w:val="nil"/>
          <w:right w:val="nil"/>
          <w:between w:val="nil"/>
        </w:pBdr>
        <w:spacing w:line="240" w:lineRule="auto"/>
        <w:rPr>
          <w:color w:val="000000"/>
        </w:rPr>
      </w:pPr>
      <w:r>
        <w:rPr>
          <w:color w:val="000000"/>
        </w:rPr>
        <w:t>nice title</w:t>
      </w:r>
    </w:p>
  </w:comment>
  <w:comment w:id="3" w:author="cody szuwalski - NOAA Federal" w:date="2025-12-02T21:49:00Z" w:initials="">
    <w:p w14:paraId="2B770547" w14:textId="77777777" w:rsidR="00536A8B" w:rsidRDefault="00000000">
      <w:pPr>
        <w:widowControl w:val="0"/>
        <w:pBdr>
          <w:top w:val="nil"/>
          <w:left w:val="nil"/>
          <w:bottom w:val="nil"/>
          <w:right w:val="nil"/>
          <w:between w:val="nil"/>
        </w:pBdr>
        <w:spacing w:line="240" w:lineRule="auto"/>
        <w:rPr>
          <w:color w:val="000000"/>
        </w:rPr>
      </w:pPr>
      <w:r>
        <w:rPr>
          <w:color w:val="000000"/>
        </w:rPr>
        <w:t>I enjoyed reading the paper and it seems ready to go from my perspective. Granted, that is a fairly genetically ignorant perspective, so take for what it is. I thought the paper was well written, even if I was unfamiliar with many of the genes discussed. The figures were great and told the story very well. Nicely done!</w:t>
      </w:r>
    </w:p>
  </w:comment>
  <w:comment w:id="4" w:author="cody szuwalski - NOAA Federal" w:date="2025-12-02T21:21:00Z" w:initials="">
    <w:p w14:paraId="101231DD" w14:textId="77777777" w:rsidR="00536A8B" w:rsidRDefault="00000000">
      <w:pPr>
        <w:widowControl w:val="0"/>
        <w:pBdr>
          <w:top w:val="nil"/>
          <w:left w:val="nil"/>
          <w:bottom w:val="nil"/>
          <w:right w:val="nil"/>
          <w:between w:val="nil"/>
        </w:pBdr>
        <w:spacing w:line="240" w:lineRule="auto"/>
        <w:rPr>
          <w:color w:val="000000"/>
        </w:rPr>
      </w:pPr>
      <w:r>
        <w:rPr>
          <w:color w:val="000000"/>
        </w:rPr>
        <w:t>this made me think of some of the stuff Louise Copeman has been doing lately with starvation in crab. she found that they can starve for a long while, and will usually molt, but the mortality hits after their molting. delayed effects are tricky!</w:t>
      </w:r>
    </w:p>
  </w:comment>
  <w:comment w:id="17" w:author="Jennifer Gardner - NOAA Federal" w:date="2025-11-17T21:15:00Z" w:initials="">
    <w:p w14:paraId="250FA030" w14:textId="77777777" w:rsidR="00536A8B" w:rsidRDefault="00000000">
      <w:pPr>
        <w:widowControl w:val="0"/>
        <w:pBdr>
          <w:top w:val="nil"/>
          <w:left w:val="nil"/>
          <w:bottom w:val="nil"/>
          <w:right w:val="nil"/>
          <w:between w:val="nil"/>
        </w:pBdr>
        <w:spacing w:line="240" w:lineRule="auto"/>
        <w:rPr>
          <w:color w:val="000000"/>
        </w:rPr>
      </w:pPr>
      <w:r>
        <w:rPr>
          <w:color w:val="000000"/>
        </w:rPr>
        <w:t>did you already state that this is the severe or most acidified treatment?</w:t>
      </w:r>
    </w:p>
  </w:comment>
  <w:comment w:id="20" w:author="Jennifer Gardner - NOAA Federal" w:date="2025-11-17T21:20:00Z" w:initials="">
    <w:p w14:paraId="63810E0D" w14:textId="77777777" w:rsidR="00536A8B" w:rsidRDefault="00000000">
      <w:pPr>
        <w:widowControl w:val="0"/>
        <w:pBdr>
          <w:top w:val="nil"/>
          <w:left w:val="nil"/>
          <w:bottom w:val="nil"/>
          <w:right w:val="nil"/>
          <w:between w:val="nil"/>
        </w:pBdr>
        <w:spacing w:line="240" w:lineRule="auto"/>
        <w:rPr>
          <w:color w:val="000000"/>
        </w:rPr>
      </w:pPr>
      <w:r>
        <w:rPr>
          <w:color w:val="000000"/>
        </w:rPr>
        <w:t>well stated!</w:t>
      </w:r>
    </w:p>
  </w:comment>
  <w:comment w:id="23" w:author="cody szuwalski - NOAA Federal" w:date="2025-12-02T21:26:00Z" w:initials="">
    <w:p w14:paraId="690506E6" w14:textId="77777777" w:rsidR="00536A8B" w:rsidRDefault="00000000">
      <w:pPr>
        <w:widowControl w:val="0"/>
        <w:pBdr>
          <w:top w:val="nil"/>
          <w:left w:val="nil"/>
          <w:bottom w:val="nil"/>
          <w:right w:val="nil"/>
          <w:between w:val="nil"/>
        </w:pBdr>
        <w:spacing w:line="240" w:lineRule="auto"/>
        <w:rPr>
          <w:color w:val="000000"/>
        </w:rPr>
      </w:pPr>
      <w:r>
        <w:rPr>
          <w:color w:val="000000"/>
        </w:rPr>
        <w:t>tiny tiny guys and gals!</w:t>
      </w:r>
    </w:p>
  </w:comment>
  <w:comment w:id="24" w:author="Jennifer Gardner - NOAA Federal" w:date="2025-11-17T21:28:00Z" w:initials="">
    <w:p w14:paraId="00E6A144" w14:textId="77777777" w:rsidR="00536A8B" w:rsidRDefault="00000000">
      <w:pPr>
        <w:widowControl w:val="0"/>
        <w:pBdr>
          <w:top w:val="nil"/>
          <w:left w:val="nil"/>
          <w:bottom w:val="nil"/>
          <w:right w:val="nil"/>
          <w:between w:val="nil"/>
        </w:pBdr>
        <w:spacing w:line="240" w:lineRule="auto"/>
        <w:rPr>
          <w:color w:val="000000"/>
        </w:rPr>
      </w:pPr>
      <w:r>
        <w:rPr>
          <w:color w:val="000000"/>
        </w:rPr>
        <w:t>Chris, looks like the charter ended and crab got to the lab on April 7, 2021.</w:t>
      </w:r>
    </w:p>
  </w:comment>
  <w:comment w:id="25" w:author="Laura Spencer - NOAA Affiliate" w:date="2025-11-19T19:30:00Z" w:initials="">
    <w:p w14:paraId="2AC55CE9" w14:textId="77777777" w:rsidR="00536A8B" w:rsidRDefault="00000000">
      <w:pPr>
        <w:widowControl w:val="0"/>
        <w:pBdr>
          <w:top w:val="nil"/>
          <w:left w:val="nil"/>
          <w:bottom w:val="nil"/>
          <w:right w:val="nil"/>
          <w:between w:val="nil"/>
        </w:pBdr>
        <w:spacing w:line="240" w:lineRule="auto"/>
        <w:rPr>
          <w:color w:val="000000"/>
        </w:rPr>
      </w:pPr>
      <w:r>
        <w:rPr>
          <w:color w:val="000000"/>
        </w:rPr>
        <w:t>Based on the file "Juv SC OA data.xlsx", treatments began April 23rd, 2021, so they acclimated for ~16 days prior to the experiment</w:t>
      </w:r>
    </w:p>
  </w:comment>
  <w:comment w:id="26" w:author="Laura Spencer - NOAA Affiliate" w:date="2025-11-19T19:32:00Z" w:initials="">
    <w:p w14:paraId="708A1AC1" w14:textId="77777777" w:rsidR="00536A8B" w:rsidRDefault="00000000">
      <w:pPr>
        <w:widowControl w:val="0"/>
        <w:pBdr>
          <w:top w:val="nil"/>
          <w:left w:val="nil"/>
          <w:bottom w:val="nil"/>
          <w:right w:val="nil"/>
          <w:between w:val="nil"/>
        </w:pBdr>
        <w:spacing w:line="240" w:lineRule="auto"/>
        <w:rPr>
          <w:color w:val="000000"/>
        </w:rPr>
      </w:pPr>
      <w:r>
        <w:rPr>
          <w:color w:val="000000"/>
        </w:rPr>
        <w:t>Were the Ambient crabs sampled at Time-0 moved into a new tank, too, prior to sampling for RNASeq, or was their tank environment altered in any way?  Thinking through possible reasons why their stress-response genes were so high.</w:t>
      </w:r>
    </w:p>
  </w:comment>
  <w:comment w:id="27" w:author="Jennifer Gardner - NOAA Federal" w:date="2025-11-19T22:49:00Z" w:initials="">
    <w:p w14:paraId="7D3147B9" w14:textId="77777777" w:rsidR="00536A8B" w:rsidRDefault="00000000">
      <w:pPr>
        <w:widowControl w:val="0"/>
        <w:pBdr>
          <w:top w:val="nil"/>
          <w:left w:val="nil"/>
          <w:bottom w:val="nil"/>
          <w:right w:val="nil"/>
          <w:between w:val="nil"/>
        </w:pBdr>
        <w:spacing w:line="240" w:lineRule="auto"/>
        <w:rPr>
          <w:color w:val="000000"/>
        </w:rPr>
      </w:pPr>
      <w:r>
        <w:rPr>
          <w:color w:val="000000"/>
        </w:rPr>
        <w:t>to provide context for the reader, I'd include a brief explanation behind why we chose 7.5 and 7.8 as the acidification levels. I'm not sure if maybe it's more appropriate added in here or a few paragraphs earlier in the intro when speaking about OA effects on snow crab</w:t>
      </w:r>
    </w:p>
  </w:comment>
  <w:comment w:id="28" w:author="Jennifer Gardner - NOAA Federal" w:date="2025-11-18T20:38:00Z" w:initials="">
    <w:p w14:paraId="66997220" w14:textId="77777777" w:rsidR="00536A8B" w:rsidRDefault="00000000">
      <w:pPr>
        <w:widowControl w:val="0"/>
        <w:pBdr>
          <w:top w:val="nil"/>
          <w:left w:val="nil"/>
          <w:bottom w:val="nil"/>
          <w:right w:val="nil"/>
          <w:between w:val="nil"/>
        </w:pBdr>
        <w:spacing w:line="240" w:lineRule="auto"/>
        <w:rPr>
          <w:color w:val="000000"/>
        </w:rPr>
      </w:pPr>
      <w:r>
        <w:rPr>
          <w:color w:val="000000"/>
        </w:rPr>
        <w:t>Chris? biweekly?</w:t>
      </w:r>
    </w:p>
  </w:comment>
  <w:comment w:id="29" w:author="Laura Spencer - NOAA Affiliate" w:date="2025-11-05T04:54:00Z" w:initials="">
    <w:p w14:paraId="27BC2173" w14:textId="77777777" w:rsidR="00536A8B" w:rsidRDefault="00000000">
      <w:pPr>
        <w:widowControl w:val="0"/>
        <w:pBdr>
          <w:top w:val="nil"/>
          <w:left w:val="nil"/>
          <w:bottom w:val="nil"/>
          <w:right w:val="nil"/>
          <w:between w:val="nil"/>
        </w:pBdr>
        <w:spacing w:line="240" w:lineRule="auto"/>
        <w:rPr>
          <w:color w:val="000000"/>
        </w:rPr>
      </w:pPr>
      <w:r>
        <w:rPr>
          <w:color w:val="000000"/>
        </w:rPr>
        <w:t>Not sure if all this is necessary since I'm not reporting stats. Could simplify.</w:t>
      </w:r>
    </w:p>
  </w:comment>
  <w:comment w:id="30" w:author="Jennifer Gardner - NOAA Federal" w:date="2025-11-18T20:25:00Z" w:initials="">
    <w:p w14:paraId="775BFADC" w14:textId="77777777" w:rsidR="00536A8B" w:rsidRDefault="00000000">
      <w:pPr>
        <w:widowControl w:val="0"/>
        <w:pBdr>
          <w:top w:val="nil"/>
          <w:left w:val="nil"/>
          <w:bottom w:val="nil"/>
          <w:right w:val="nil"/>
          <w:between w:val="nil"/>
        </w:pBdr>
        <w:spacing w:line="240" w:lineRule="auto"/>
        <w:rPr>
          <w:color w:val="000000"/>
        </w:rPr>
      </w:pPr>
      <w:r>
        <w:rPr>
          <w:color w:val="000000"/>
        </w:rPr>
        <w:t>maybe for in-figure text, change 'mortality began' to mortality accelerated? or something that reflects that mortality ramped up/ increased then? up to you!</w:t>
      </w:r>
    </w:p>
  </w:comment>
  <w:comment w:id="34" w:author="Steven Roberts" w:date="2025-11-12T23:59:00Z" w:initials="">
    <w:p w14:paraId="1EB3D212" w14:textId="77777777" w:rsidR="00536A8B" w:rsidRDefault="00000000">
      <w:pPr>
        <w:widowControl w:val="0"/>
        <w:pBdr>
          <w:top w:val="nil"/>
          <w:left w:val="nil"/>
          <w:bottom w:val="nil"/>
          <w:right w:val="nil"/>
          <w:between w:val="nil"/>
        </w:pBdr>
        <w:spacing w:line="240" w:lineRule="auto"/>
        <w:rPr>
          <w:color w:val="000000"/>
        </w:rPr>
      </w:pPr>
      <w:r>
        <w:rPr>
          <w:color w:val="000000"/>
        </w:rPr>
        <w:t>any quantity - thinking reproducibility</w:t>
      </w:r>
    </w:p>
  </w:comment>
  <w:comment w:id="36" w:author="Steven Roberts" w:date="2025-11-13T00:08:00Z" w:initials="">
    <w:p w14:paraId="738EB1A9" w14:textId="77777777" w:rsidR="00536A8B" w:rsidRDefault="00000000">
      <w:pPr>
        <w:widowControl w:val="0"/>
        <w:pBdr>
          <w:top w:val="nil"/>
          <w:left w:val="nil"/>
          <w:bottom w:val="nil"/>
          <w:right w:val="nil"/>
          <w:between w:val="nil"/>
        </w:pBdr>
        <w:spacing w:line="240" w:lineRule="auto"/>
        <w:rPr>
          <w:color w:val="000000"/>
        </w:rPr>
      </w:pPr>
      <w:r>
        <w:rPr>
          <w:color w:val="000000"/>
        </w:rPr>
        <w:t>this might be in results - but are you make full annotations available as resource?</w:t>
      </w:r>
    </w:p>
  </w:comment>
  <w:comment w:id="39" w:author="Laura Spencer - NOAA Affiliate" w:date="2025-10-15T14:52:00Z" w:initials="">
    <w:p w14:paraId="44429848" w14:textId="77777777" w:rsidR="00536A8B" w:rsidRDefault="00000000">
      <w:pPr>
        <w:widowControl w:val="0"/>
        <w:pBdr>
          <w:top w:val="nil"/>
          <w:left w:val="nil"/>
          <w:bottom w:val="nil"/>
          <w:right w:val="nil"/>
          <w:between w:val="nil"/>
        </w:pBdr>
        <w:spacing w:line="240" w:lineRule="auto"/>
        <w:rPr>
          <w:color w:val="000000"/>
        </w:rPr>
      </w:pPr>
      <w:r>
        <w:rPr>
          <w:color w:val="000000"/>
        </w:rPr>
        <w:t>If time, explore genes &amp; their functions that are associated with SV</w:t>
      </w:r>
    </w:p>
  </w:comment>
  <w:comment w:id="42" w:author="Steven Roberts" w:date="2025-11-13T00:05:00Z" w:initials="">
    <w:p w14:paraId="49D8CD9C" w14:textId="77777777" w:rsidR="00536A8B" w:rsidRDefault="00000000">
      <w:pPr>
        <w:widowControl w:val="0"/>
        <w:pBdr>
          <w:top w:val="nil"/>
          <w:left w:val="nil"/>
          <w:bottom w:val="nil"/>
          <w:right w:val="nil"/>
          <w:between w:val="nil"/>
        </w:pBdr>
        <w:spacing w:line="240" w:lineRule="auto"/>
        <w:rPr>
          <w:color w:val="000000"/>
        </w:rPr>
      </w:pPr>
      <w:r>
        <w:rPr>
          <w:color w:val="000000"/>
        </w:rPr>
        <w:t>does it make sense to also cite repo where reader can see details of code?</w:t>
      </w:r>
    </w:p>
  </w:comment>
  <w:comment w:id="46" w:author="Jennifer Gardner - NOAA Federal" w:date="2025-11-18T20:36:00Z" w:initials="">
    <w:p w14:paraId="1D54B024" w14:textId="77777777" w:rsidR="00536A8B" w:rsidRDefault="00000000">
      <w:pPr>
        <w:widowControl w:val="0"/>
        <w:pBdr>
          <w:top w:val="nil"/>
          <w:left w:val="nil"/>
          <w:bottom w:val="nil"/>
          <w:right w:val="nil"/>
          <w:between w:val="nil"/>
        </w:pBdr>
        <w:spacing w:line="240" w:lineRule="auto"/>
        <w:rPr>
          <w:color w:val="000000"/>
        </w:rPr>
      </w:pPr>
      <w:r>
        <w:rPr>
          <w:color w:val="000000"/>
        </w:rPr>
        <w:t>individuals or crab?</w:t>
      </w:r>
    </w:p>
  </w:comment>
  <w:comment w:id="49" w:author="Steven Roberts" w:date="2025-11-13T00:52:00Z" w:initials="">
    <w:p w14:paraId="54F62015" w14:textId="77777777" w:rsidR="00536A8B" w:rsidRDefault="00000000">
      <w:pPr>
        <w:widowControl w:val="0"/>
        <w:pBdr>
          <w:top w:val="nil"/>
          <w:left w:val="nil"/>
          <w:bottom w:val="nil"/>
          <w:right w:val="nil"/>
          <w:between w:val="nil"/>
        </w:pBdr>
        <w:spacing w:line="240" w:lineRule="auto"/>
        <w:rPr>
          <w:color w:val="000000"/>
        </w:rPr>
      </w:pPr>
      <w:r>
        <w:rPr>
          <w:color w:val="000000"/>
        </w:rPr>
        <w:t>really nice figures throughout!</w:t>
      </w:r>
    </w:p>
  </w:comment>
  <w:comment w:id="50" w:author="cody szuwalski - NOAA Federal" w:date="2025-12-02T21:36:00Z" w:initials="">
    <w:p w14:paraId="013998A7" w14:textId="77777777" w:rsidR="00536A8B" w:rsidRDefault="00000000">
      <w:pPr>
        <w:widowControl w:val="0"/>
        <w:pBdr>
          <w:top w:val="nil"/>
          <w:left w:val="nil"/>
          <w:bottom w:val="nil"/>
          <w:right w:val="nil"/>
          <w:between w:val="nil"/>
        </w:pBdr>
        <w:spacing w:line="240" w:lineRule="auto"/>
        <w:rPr>
          <w:color w:val="000000"/>
        </w:rPr>
      </w:pPr>
      <w:r>
        <w:rPr>
          <w:color w:val="000000"/>
        </w:rPr>
        <w:t>I will second this! well done.</w:t>
      </w:r>
    </w:p>
  </w:comment>
  <w:comment w:id="57" w:author="cody szuwalski - NOAA Federal" w:date="2025-12-02T21:42:00Z" w:initials="">
    <w:p w14:paraId="19A1FC09" w14:textId="77777777" w:rsidR="00536A8B" w:rsidRDefault="00000000">
      <w:pPr>
        <w:widowControl w:val="0"/>
        <w:pBdr>
          <w:top w:val="nil"/>
          <w:left w:val="nil"/>
          <w:bottom w:val="nil"/>
          <w:right w:val="nil"/>
          <w:between w:val="nil"/>
        </w:pBdr>
        <w:spacing w:line="240" w:lineRule="auto"/>
        <w:rPr>
          <w:color w:val="000000"/>
        </w:rPr>
      </w:pPr>
      <w:r>
        <w:rPr>
          <w:color w:val="000000"/>
        </w:rPr>
        <w:t>looking forward to the comparison with the other decapods in the EBS that don't fare well!</w:t>
      </w:r>
    </w:p>
  </w:comment>
  <w:comment w:id="59" w:author="Jennifer Gardner - NOAA Federal" w:date="2025-11-20T23:38:00Z" w:initials="">
    <w:p w14:paraId="764EB60A" w14:textId="77777777" w:rsidR="00536A8B" w:rsidRDefault="00000000">
      <w:pPr>
        <w:widowControl w:val="0"/>
        <w:pBdr>
          <w:top w:val="nil"/>
          <w:left w:val="nil"/>
          <w:bottom w:val="nil"/>
          <w:right w:val="nil"/>
          <w:between w:val="nil"/>
        </w:pBdr>
        <w:spacing w:line="240" w:lineRule="auto"/>
        <w:rPr>
          <w:color w:val="000000"/>
        </w:rPr>
      </w:pPr>
      <w:r>
        <w:rPr>
          <w:color w:val="000000"/>
        </w:rPr>
        <w:t>Jen, come back to this. Our newer study (unpubl) shows effects of OA and temp.</w:t>
      </w:r>
    </w:p>
  </w:comment>
  <w:comment w:id="66" w:author="Jennifer Gardner - NOAA Federal" w:date="2025-11-20T19:51:00Z" w:initials="">
    <w:p w14:paraId="44AAA1FE" w14:textId="77777777" w:rsidR="00536A8B" w:rsidRDefault="00000000">
      <w:pPr>
        <w:widowControl w:val="0"/>
        <w:pBdr>
          <w:top w:val="nil"/>
          <w:left w:val="nil"/>
          <w:bottom w:val="nil"/>
          <w:right w:val="nil"/>
          <w:between w:val="nil"/>
        </w:pBdr>
        <w:spacing w:line="240" w:lineRule="auto"/>
        <w:rPr>
          <w:color w:val="000000"/>
        </w:rPr>
      </w:pPr>
      <w:r>
        <w:rPr>
          <w:color w:val="000000"/>
        </w:rPr>
        <w:t>at what level? heightened expression?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7D717A" w15:done="0"/>
  <w15:commentEx w15:paraId="2B770547" w15:done="0"/>
  <w15:commentEx w15:paraId="101231DD" w15:done="0"/>
  <w15:commentEx w15:paraId="250FA030" w15:done="0"/>
  <w15:commentEx w15:paraId="63810E0D" w15:done="0"/>
  <w15:commentEx w15:paraId="690506E6" w15:done="0"/>
  <w15:commentEx w15:paraId="00E6A144" w15:done="0"/>
  <w15:commentEx w15:paraId="2AC55CE9" w15:done="0"/>
  <w15:commentEx w15:paraId="708A1AC1" w15:done="0"/>
  <w15:commentEx w15:paraId="7D3147B9" w15:done="0"/>
  <w15:commentEx w15:paraId="66997220" w15:done="0"/>
  <w15:commentEx w15:paraId="27BC2173" w15:done="0"/>
  <w15:commentEx w15:paraId="775BFADC" w15:done="0"/>
  <w15:commentEx w15:paraId="1EB3D212" w15:done="0"/>
  <w15:commentEx w15:paraId="738EB1A9" w15:done="0"/>
  <w15:commentEx w15:paraId="44429848" w15:done="0"/>
  <w15:commentEx w15:paraId="49D8CD9C" w15:done="0"/>
  <w15:commentEx w15:paraId="1D54B024" w15:done="0"/>
  <w15:commentEx w15:paraId="54F62015" w15:done="0"/>
  <w15:commentEx w15:paraId="013998A7" w15:done="0"/>
  <w15:commentEx w15:paraId="19A1FC09" w15:done="0"/>
  <w15:commentEx w15:paraId="764EB60A" w15:done="0"/>
  <w15:commentEx w15:paraId="44AAA1F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7D717A" w16cid:durableId="30F6A930"/>
  <w16cid:commentId w16cid:paraId="2B770547" w16cid:durableId="566184C2"/>
  <w16cid:commentId w16cid:paraId="101231DD" w16cid:durableId="3D8EE442"/>
  <w16cid:commentId w16cid:paraId="250FA030" w16cid:durableId="7C70FC6D"/>
  <w16cid:commentId w16cid:paraId="63810E0D" w16cid:durableId="02F188F7"/>
  <w16cid:commentId w16cid:paraId="690506E6" w16cid:durableId="1C664163"/>
  <w16cid:commentId w16cid:paraId="00E6A144" w16cid:durableId="2B959FA2"/>
  <w16cid:commentId w16cid:paraId="2AC55CE9" w16cid:durableId="3F39D6C3"/>
  <w16cid:commentId w16cid:paraId="708A1AC1" w16cid:durableId="393BA5A7"/>
  <w16cid:commentId w16cid:paraId="7D3147B9" w16cid:durableId="3BB8DBA1"/>
  <w16cid:commentId w16cid:paraId="66997220" w16cid:durableId="29C7F69D"/>
  <w16cid:commentId w16cid:paraId="27BC2173" w16cid:durableId="0475B519"/>
  <w16cid:commentId w16cid:paraId="775BFADC" w16cid:durableId="6B1E2CFF"/>
  <w16cid:commentId w16cid:paraId="1EB3D212" w16cid:durableId="6839489B"/>
  <w16cid:commentId w16cid:paraId="738EB1A9" w16cid:durableId="764EBD1D"/>
  <w16cid:commentId w16cid:paraId="44429848" w16cid:durableId="6B7F7FCA"/>
  <w16cid:commentId w16cid:paraId="49D8CD9C" w16cid:durableId="1E9EA432"/>
  <w16cid:commentId w16cid:paraId="1D54B024" w16cid:durableId="38B027EA"/>
  <w16cid:commentId w16cid:paraId="54F62015" w16cid:durableId="7A1D2CAA"/>
  <w16cid:commentId w16cid:paraId="013998A7" w16cid:durableId="1841E22B"/>
  <w16cid:commentId w16cid:paraId="19A1FC09" w16cid:durableId="14FDA2DD"/>
  <w16cid:commentId w16cid:paraId="764EB60A" w16cid:durableId="1D8B7366"/>
  <w16cid:commentId w16cid:paraId="44AAA1FE" w16cid:durableId="561DE5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4EBF7" w14:textId="77777777" w:rsidR="0036409E" w:rsidRDefault="0036409E">
      <w:pPr>
        <w:spacing w:line="240" w:lineRule="auto"/>
      </w:pPr>
      <w:r>
        <w:separator/>
      </w:r>
    </w:p>
  </w:endnote>
  <w:endnote w:type="continuationSeparator" w:id="0">
    <w:p w14:paraId="57870AAA" w14:textId="77777777" w:rsidR="0036409E" w:rsidRDefault="003640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98A3DAAC-EF81-4831-B6B4-771EF179BB50}"/>
  </w:font>
  <w:font w:name="Cambria">
    <w:panose1 w:val="02040503050406030204"/>
    <w:charset w:val="00"/>
    <w:family w:val="roman"/>
    <w:pitch w:val="variable"/>
    <w:sig w:usb0="E00006FF" w:usb1="420024FF" w:usb2="02000000" w:usb3="00000000" w:csb0="0000019F" w:csb1="00000000"/>
    <w:embedRegular r:id="rId2" w:fontKey="{03604499-9EAC-43F1-92FA-2102D087FE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EBD2" w14:textId="77777777" w:rsidR="00536A8B" w:rsidRDefault="00536A8B"/>
  <w:p w14:paraId="385ACC41" w14:textId="77777777" w:rsidR="00536A8B" w:rsidRDefault="00000000">
    <w:pPr>
      <w:jc w:val="right"/>
    </w:pPr>
    <w:r>
      <w:fldChar w:fldCharType="begin"/>
    </w:r>
    <w:r>
      <w:instrText>PAGE</w:instrText>
    </w:r>
    <w:r>
      <w:fldChar w:fldCharType="separate"/>
    </w:r>
    <w:r w:rsidR="00BF55F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8D1EF" w14:textId="77777777" w:rsidR="0036409E" w:rsidRDefault="0036409E">
      <w:pPr>
        <w:spacing w:line="240" w:lineRule="auto"/>
      </w:pPr>
      <w:r>
        <w:separator/>
      </w:r>
    </w:p>
  </w:footnote>
  <w:footnote w:type="continuationSeparator" w:id="0">
    <w:p w14:paraId="04C9730D" w14:textId="77777777" w:rsidR="0036409E" w:rsidRDefault="003640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BA82B" w14:textId="77777777" w:rsidR="00536A8B" w:rsidRDefault="00536A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04FBE"/>
    <w:multiLevelType w:val="multilevel"/>
    <w:tmpl w:val="FD38F2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19D3ED1"/>
    <w:multiLevelType w:val="multilevel"/>
    <w:tmpl w:val="14986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0C75B1"/>
    <w:multiLevelType w:val="multilevel"/>
    <w:tmpl w:val="980CB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337A33"/>
    <w:multiLevelType w:val="multilevel"/>
    <w:tmpl w:val="92F67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0878D6"/>
    <w:multiLevelType w:val="multilevel"/>
    <w:tmpl w:val="1E52B836"/>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9052B6E"/>
    <w:multiLevelType w:val="multilevel"/>
    <w:tmpl w:val="CAF48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AB501B0"/>
    <w:multiLevelType w:val="multilevel"/>
    <w:tmpl w:val="F1AE3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6313596">
    <w:abstractNumId w:val="6"/>
  </w:num>
  <w:num w:numId="2" w16cid:durableId="913196966">
    <w:abstractNumId w:val="3"/>
  </w:num>
  <w:num w:numId="3" w16cid:durableId="2132934726">
    <w:abstractNumId w:val="4"/>
  </w:num>
  <w:num w:numId="4" w16cid:durableId="773214177">
    <w:abstractNumId w:val="5"/>
  </w:num>
  <w:num w:numId="5" w16cid:durableId="1596935384">
    <w:abstractNumId w:val="0"/>
  </w:num>
  <w:num w:numId="6" w16cid:durableId="2013603118">
    <w:abstractNumId w:val="1"/>
  </w:num>
  <w:num w:numId="7" w16cid:durableId="660736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A8B"/>
    <w:rsid w:val="002B7542"/>
    <w:rsid w:val="0036409E"/>
    <w:rsid w:val="00536A8B"/>
    <w:rsid w:val="008E43B3"/>
    <w:rsid w:val="00BF5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00D6B"/>
  <w15:docId w15:val="{D1D842E5-D1A5-4C12-9F87-1704AA12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paperpile.com/b/a68kWg/CzaT" TargetMode="External"/><Relationship Id="rId671" Type="http://schemas.openxmlformats.org/officeDocument/2006/relationships/header" Target="header1.xml"/><Relationship Id="rId21" Type="http://schemas.openxmlformats.org/officeDocument/2006/relationships/hyperlink" Target="https://paperpile.com/c/a68kWg/LiSs+PMhl" TargetMode="External"/><Relationship Id="rId324" Type="http://schemas.openxmlformats.org/officeDocument/2006/relationships/hyperlink" Target="http://dx.doi.org/10.1089/104454904323090949" TargetMode="External"/><Relationship Id="rId531" Type="http://schemas.openxmlformats.org/officeDocument/2006/relationships/hyperlink" Target="http://paperpile.com/b/a68kWg/LiSs" TargetMode="External"/><Relationship Id="rId629" Type="http://schemas.openxmlformats.org/officeDocument/2006/relationships/hyperlink" Target="http://paperpile.com/b/a68kWg/R2uP" TargetMode="External"/><Relationship Id="rId170" Type="http://schemas.openxmlformats.org/officeDocument/2006/relationships/hyperlink" Target="http://paperpile.com/b/a68kWg/O5sg" TargetMode="External"/><Relationship Id="rId268" Type="http://schemas.openxmlformats.org/officeDocument/2006/relationships/hyperlink" Target="http://paperpile.com/b/a68kWg/Kxm9" TargetMode="External"/><Relationship Id="rId475" Type="http://schemas.openxmlformats.org/officeDocument/2006/relationships/hyperlink" Target="http://paperpile.com/b/a68kWg/F2xQ" TargetMode="External"/><Relationship Id="rId32" Type="http://schemas.openxmlformats.org/officeDocument/2006/relationships/hyperlink" Target="https://paperpile.com/c/a68kWg/PMhl" TargetMode="External"/><Relationship Id="rId128" Type="http://schemas.openxmlformats.org/officeDocument/2006/relationships/hyperlink" Target="http://paperpile.com/b/a68kWg/twA0" TargetMode="External"/><Relationship Id="rId335" Type="http://schemas.openxmlformats.org/officeDocument/2006/relationships/hyperlink" Target="http://paperpile.com/b/a68kWg/qxry" TargetMode="External"/><Relationship Id="rId542" Type="http://schemas.openxmlformats.org/officeDocument/2006/relationships/hyperlink" Target="http://dx.doi.org/10.1111/j.1365-2761.2010.01183.x" TargetMode="External"/><Relationship Id="rId181" Type="http://schemas.openxmlformats.org/officeDocument/2006/relationships/hyperlink" Target="http://paperpile.com/b/a68kWg/4UuC" TargetMode="External"/><Relationship Id="rId402" Type="http://schemas.openxmlformats.org/officeDocument/2006/relationships/hyperlink" Target="http://dx.doi.org/10.1016/j.jembe.2024.152028" TargetMode="External"/><Relationship Id="rId279" Type="http://schemas.openxmlformats.org/officeDocument/2006/relationships/hyperlink" Target="http://paperpile.com/b/a68kWg/eea3" TargetMode="External"/><Relationship Id="rId486" Type="http://schemas.openxmlformats.org/officeDocument/2006/relationships/hyperlink" Target="http://paperpile.com/b/a68kWg/6C5W" TargetMode="External"/><Relationship Id="rId43" Type="http://schemas.openxmlformats.org/officeDocument/2006/relationships/hyperlink" Target="https://paperpile.com/c/a68kWg/1bfT+kfN4U" TargetMode="External"/><Relationship Id="rId139" Type="http://schemas.openxmlformats.org/officeDocument/2006/relationships/hyperlink" Target="http://paperpile.com/b/a68kWg/JpxY" TargetMode="External"/><Relationship Id="rId346" Type="http://schemas.openxmlformats.org/officeDocument/2006/relationships/hyperlink" Target="http://paperpile.com/b/a68kWg/dd74" TargetMode="External"/><Relationship Id="rId553" Type="http://schemas.openxmlformats.org/officeDocument/2006/relationships/hyperlink" Target="http://paperpile.com/b/a68kWg/vFPs" TargetMode="External"/><Relationship Id="rId192" Type="http://schemas.openxmlformats.org/officeDocument/2006/relationships/hyperlink" Target="http://paperpile.com/b/a68kWg/b6dQ" TargetMode="External"/><Relationship Id="rId206" Type="http://schemas.openxmlformats.org/officeDocument/2006/relationships/hyperlink" Target="http://paperpile.com/b/a68kWg/jjhG" TargetMode="External"/><Relationship Id="rId413" Type="http://schemas.openxmlformats.org/officeDocument/2006/relationships/hyperlink" Target="http://paperpile.com/b/a68kWg/IvOH" TargetMode="External"/><Relationship Id="rId497" Type="http://schemas.openxmlformats.org/officeDocument/2006/relationships/hyperlink" Target="http://paperpile.com/b/a68kWg/zlD3" TargetMode="External"/><Relationship Id="rId620" Type="http://schemas.openxmlformats.org/officeDocument/2006/relationships/hyperlink" Target="http://dx.doi.org/10.1093/icesjms/fsaa140" TargetMode="External"/><Relationship Id="rId357" Type="http://schemas.openxmlformats.org/officeDocument/2006/relationships/hyperlink" Target="http://paperpile.com/b/a68kWg/MaC6" TargetMode="External"/><Relationship Id="rId54" Type="http://schemas.openxmlformats.org/officeDocument/2006/relationships/hyperlink" Target="https://paperpile.com/c/a68kWg/hnkg+VynH+GNJz/?noauthor=0,0,0" TargetMode="External"/><Relationship Id="rId217" Type="http://schemas.openxmlformats.org/officeDocument/2006/relationships/hyperlink" Target="http://paperpile.com/b/a68kWg/0I83" TargetMode="External"/><Relationship Id="rId564" Type="http://schemas.openxmlformats.org/officeDocument/2006/relationships/hyperlink" Target="http://paperpile.com/b/a68kWg/wlMu" TargetMode="External"/><Relationship Id="rId424" Type="http://schemas.openxmlformats.org/officeDocument/2006/relationships/hyperlink" Target="http://paperpile.com/b/a68kWg/Ihpz" TargetMode="External"/><Relationship Id="rId631" Type="http://schemas.openxmlformats.org/officeDocument/2006/relationships/hyperlink" Target="http://paperpile.com/b/a68kWg/R2uP" TargetMode="External"/><Relationship Id="rId270" Type="http://schemas.openxmlformats.org/officeDocument/2006/relationships/hyperlink" Target="http://dx.doi.org/10.3389/fmars.2021.584445" TargetMode="External"/><Relationship Id="rId65" Type="http://schemas.openxmlformats.org/officeDocument/2006/relationships/hyperlink" Target="https://paperpile.com/c/a68kWg/VKwv" TargetMode="External"/><Relationship Id="rId130" Type="http://schemas.openxmlformats.org/officeDocument/2006/relationships/hyperlink" Target="http://dx.doi.org/10.1073/pnas.88.18.7973" TargetMode="External"/><Relationship Id="rId368" Type="http://schemas.openxmlformats.org/officeDocument/2006/relationships/hyperlink" Target="http://paperpile.com/b/a68kWg/VynH" TargetMode="External"/><Relationship Id="rId575" Type="http://schemas.openxmlformats.org/officeDocument/2006/relationships/hyperlink" Target="http://paperpile.com/b/a68kWg/U46T" TargetMode="External"/><Relationship Id="rId228" Type="http://schemas.openxmlformats.org/officeDocument/2006/relationships/hyperlink" Target="http://paperpile.com/b/a68kWg/HSoX" TargetMode="External"/><Relationship Id="rId435" Type="http://schemas.openxmlformats.org/officeDocument/2006/relationships/hyperlink" Target="http://paperpile.com/b/a68kWg/hsVN" TargetMode="External"/><Relationship Id="rId642" Type="http://schemas.openxmlformats.org/officeDocument/2006/relationships/hyperlink" Target="http://paperpile.com/b/a68kWg/aBCt" TargetMode="External"/><Relationship Id="rId281" Type="http://schemas.openxmlformats.org/officeDocument/2006/relationships/hyperlink" Target="http://paperpile.com/b/a68kWg/eea3" TargetMode="External"/><Relationship Id="rId502" Type="http://schemas.openxmlformats.org/officeDocument/2006/relationships/hyperlink" Target="http://dx.doi.org/10.1146/annurev-pharmtox-010617-052713" TargetMode="External"/><Relationship Id="rId76" Type="http://schemas.openxmlformats.org/officeDocument/2006/relationships/hyperlink" Target="https://paperpile.com/c/a68kWg/Ihpz" TargetMode="External"/><Relationship Id="rId141" Type="http://schemas.openxmlformats.org/officeDocument/2006/relationships/hyperlink" Target="http://paperpile.com/b/a68kWg/JpxY" TargetMode="External"/><Relationship Id="rId379" Type="http://schemas.openxmlformats.org/officeDocument/2006/relationships/hyperlink" Target="http://paperpile.com/b/a68kWg/Cwfn" TargetMode="External"/><Relationship Id="rId586" Type="http://schemas.openxmlformats.org/officeDocument/2006/relationships/hyperlink" Target="http://paperpile.com/b/a68kWg/LPy7" TargetMode="External"/><Relationship Id="rId7" Type="http://schemas.openxmlformats.org/officeDocument/2006/relationships/comments" Target="comments.xml"/><Relationship Id="rId239" Type="http://schemas.openxmlformats.org/officeDocument/2006/relationships/hyperlink" Target="http://paperpile.com/b/a68kWg/vzo4" TargetMode="External"/><Relationship Id="rId446" Type="http://schemas.openxmlformats.org/officeDocument/2006/relationships/hyperlink" Target="http://paperpile.com/b/a68kWg/FOqS" TargetMode="External"/><Relationship Id="rId653" Type="http://schemas.openxmlformats.org/officeDocument/2006/relationships/hyperlink" Target="http://paperpile.com/b/a68kWg/lVKE" TargetMode="External"/><Relationship Id="rId292" Type="http://schemas.openxmlformats.org/officeDocument/2006/relationships/hyperlink" Target="http://paperpile.com/b/a68kWg/LXDH" TargetMode="External"/><Relationship Id="rId306" Type="http://schemas.openxmlformats.org/officeDocument/2006/relationships/hyperlink" Target="http://dx.doi.org/10.1371/journal.pgen.1010740" TargetMode="External"/><Relationship Id="rId87" Type="http://schemas.openxmlformats.org/officeDocument/2006/relationships/hyperlink" Target="https://paperpile.com/c/a68kWg/C70c+LPy7+O5sg+hsVN" TargetMode="External"/><Relationship Id="rId513" Type="http://schemas.openxmlformats.org/officeDocument/2006/relationships/hyperlink" Target="http://paperpile.com/b/a68kWg/XZym" TargetMode="External"/><Relationship Id="rId597" Type="http://schemas.openxmlformats.org/officeDocument/2006/relationships/hyperlink" Target="http://paperpile.com/b/a68kWg/w7F1" TargetMode="External"/><Relationship Id="rId152" Type="http://schemas.openxmlformats.org/officeDocument/2006/relationships/hyperlink" Target="http://paperpile.com/b/a68kWg/rYtq" TargetMode="External"/><Relationship Id="rId457" Type="http://schemas.openxmlformats.org/officeDocument/2006/relationships/hyperlink" Target="http://paperpile.com/b/a68kWg/gGxE" TargetMode="External"/><Relationship Id="rId664" Type="http://schemas.openxmlformats.org/officeDocument/2006/relationships/image" Target="media/image7.png"/><Relationship Id="rId14" Type="http://schemas.openxmlformats.org/officeDocument/2006/relationships/hyperlink" Target="https://paperpile.com/c/a68kWg/Kxm9" TargetMode="External"/><Relationship Id="rId317" Type="http://schemas.openxmlformats.org/officeDocument/2006/relationships/hyperlink" Target="http://paperpile.com/b/a68kWg/S8f6" TargetMode="External"/><Relationship Id="rId524" Type="http://schemas.openxmlformats.org/officeDocument/2006/relationships/hyperlink" Target="http://dx.doi.org/10.1016/j.cbd.2023.101079" TargetMode="External"/><Relationship Id="rId98" Type="http://schemas.openxmlformats.org/officeDocument/2006/relationships/hyperlink" Target="http://paperpile.com/b/a68kWg/JFzG" TargetMode="External"/><Relationship Id="rId163" Type="http://schemas.openxmlformats.org/officeDocument/2006/relationships/hyperlink" Target="http://paperpile.com/b/a68kWg/Ngmz" TargetMode="External"/><Relationship Id="rId370" Type="http://schemas.openxmlformats.org/officeDocument/2006/relationships/hyperlink" Target="http://dx.doi.org/10.1007/978-3-319-73377-7_10" TargetMode="External"/><Relationship Id="rId230" Type="http://schemas.openxmlformats.org/officeDocument/2006/relationships/hyperlink" Target="http://paperpile.com/b/a68kWg/HSoX" TargetMode="External"/><Relationship Id="rId468" Type="http://schemas.openxmlformats.org/officeDocument/2006/relationships/hyperlink" Target="http://paperpile.com/b/a68kWg/vwbJ" TargetMode="External"/><Relationship Id="rId25" Type="http://schemas.openxmlformats.org/officeDocument/2006/relationships/hyperlink" Target="https://paperpile.com/c/a68kWg/qxry+mzDV" TargetMode="External"/><Relationship Id="rId328" Type="http://schemas.openxmlformats.org/officeDocument/2006/relationships/hyperlink" Target="http://paperpile.com/b/a68kWg/yRcc" TargetMode="External"/><Relationship Id="rId535" Type="http://schemas.openxmlformats.org/officeDocument/2006/relationships/hyperlink" Target="http://paperpile.com/b/a68kWg/LiSs" TargetMode="External"/><Relationship Id="rId174" Type="http://schemas.openxmlformats.org/officeDocument/2006/relationships/hyperlink" Target="http://paperpile.com/b/a68kWg/C70c" TargetMode="External"/><Relationship Id="rId381" Type="http://schemas.openxmlformats.org/officeDocument/2006/relationships/hyperlink" Target="http://paperpile.com/b/a68kWg/Cwfn" TargetMode="External"/><Relationship Id="rId602" Type="http://schemas.openxmlformats.org/officeDocument/2006/relationships/hyperlink" Target="http://dx.doi.org/10.1080/10641262.2012.689025" TargetMode="External"/><Relationship Id="rId241" Type="http://schemas.openxmlformats.org/officeDocument/2006/relationships/hyperlink" Target="http://paperpile.com/b/a68kWg/vzo4" TargetMode="External"/><Relationship Id="rId479" Type="http://schemas.openxmlformats.org/officeDocument/2006/relationships/hyperlink" Target="http://paperpile.com/b/a68kWg/CA2j" TargetMode="External"/><Relationship Id="rId36" Type="http://schemas.openxmlformats.org/officeDocument/2006/relationships/hyperlink" Target="https://paperpile.com/c/a68kWg/gGxE" TargetMode="External"/><Relationship Id="rId339" Type="http://schemas.openxmlformats.org/officeDocument/2006/relationships/hyperlink" Target="http://paperpile.com/b/a68kWg/dvdJ" TargetMode="External"/><Relationship Id="rId546" Type="http://schemas.openxmlformats.org/officeDocument/2006/relationships/hyperlink" Target="http://paperpile.com/b/a68kWg/Ft6H" TargetMode="External"/><Relationship Id="rId101" Type="http://schemas.openxmlformats.org/officeDocument/2006/relationships/hyperlink" Target="http://paperpile.com/b/a68kWg/JFzG" TargetMode="External"/><Relationship Id="rId185" Type="http://schemas.openxmlformats.org/officeDocument/2006/relationships/hyperlink" Target="http://paperpile.com/b/a68kWg/sUR2" TargetMode="External"/><Relationship Id="rId406" Type="http://schemas.openxmlformats.org/officeDocument/2006/relationships/hyperlink" Target="http://paperpile.com/b/a68kWg/liUf" TargetMode="External"/><Relationship Id="rId392" Type="http://schemas.openxmlformats.org/officeDocument/2006/relationships/hyperlink" Target="http://paperpile.com/b/a68kWg/IeCQ" TargetMode="External"/><Relationship Id="rId613" Type="http://schemas.openxmlformats.org/officeDocument/2006/relationships/hyperlink" Target="http://paperpile.com/b/a68kWg/oGUj" TargetMode="External"/><Relationship Id="rId252" Type="http://schemas.openxmlformats.org/officeDocument/2006/relationships/hyperlink" Target="http://paperpile.com/b/a68kWg/JjXY" TargetMode="External"/><Relationship Id="rId47" Type="http://schemas.openxmlformats.org/officeDocument/2006/relationships/image" Target="media/image3.png"/><Relationship Id="rId112" Type="http://schemas.openxmlformats.org/officeDocument/2006/relationships/hyperlink" Target="http://dx.doi.org/10.1038/s41467-018-06964-x" TargetMode="External"/><Relationship Id="rId557" Type="http://schemas.openxmlformats.org/officeDocument/2006/relationships/hyperlink" Target="http://paperpile.com/b/a68kWg/VKwv" TargetMode="External"/><Relationship Id="rId196" Type="http://schemas.openxmlformats.org/officeDocument/2006/relationships/hyperlink" Target="http://dx.doi.org/10.1095/biolreprod.103.022731" TargetMode="External"/><Relationship Id="rId417" Type="http://schemas.openxmlformats.org/officeDocument/2006/relationships/hyperlink" Target="http://paperpile.com/b/a68kWg/lcMR" TargetMode="External"/><Relationship Id="rId624" Type="http://schemas.openxmlformats.org/officeDocument/2006/relationships/hyperlink" Target="http://paperpile.com/b/a68kWg/eSBX" TargetMode="External"/><Relationship Id="rId263" Type="http://schemas.openxmlformats.org/officeDocument/2006/relationships/hyperlink" Target="http://paperpile.com/b/a68kWg/EHL1" TargetMode="External"/><Relationship Id="rId470" Type="http://schemas.openxmlformats.org/officeDocument/2006/relationships/hyperlink" Target="http://paperpile.com/b/a68kWg/vwbJ" TargetMode="External"/><Relationship Id="rId58" Type="http://schemas.openxmlformats.org/officeDocument/2006/relationships/hyperlink" Target="https://paperpile.com/c/a68kWg/XZMJ" TargetMode="External"/><Relationship Id="rId123" Type="http://schemas.openxmlformats.org/officeDocument/2006/relationships/hyperlink" Target="http://paperpile.com/b/a68kWg/FDSi" TargetMode="External"/><Relationship Id="rId330" Type="http://schemas.openxmlformats.org/officeDocument/2006/relationships/hyperlink" Target="http://dx.doi.org/10.1111/j.2153-3490.1976.tb00701.x" TargetMode="External"/><Relationship Id="rId568" Type="http://schemas.openxmlformats.org/officeDocument/2006/relationships/hyperlink" Target="http://paperpile.com/b/a68kWg/ctjp" TargetMode="External"/><Relationship Id="rId428" Type="http://schemas.openxmlformats.org/officeDocument/2006/relationships/hyperlink" Target="http://paperpile.com/b/a68kWg/PMhl" TargetMode="External"/><Relationship Id="rId635" Type="http://schemas.openxmlformats.org/officeDocument/2006/relationships/hyperlink" Target="http://paperpile.com/b/a68kWg/KLq4" TargetMode="External"/><Relationship Id="rId274" Type="http://schemas.openxmlformats.org/officeDocument/2006/relationships/hyperlink" Target="http://paperpile.com/b/a68kWg/VBqj" TargetMode="External"/><Relationship Id="rId481" Type="http://schemas.openxmlformats.org/officeDocument/2006/relationships/hyperlink" Target="http://paperpile.com/b/a68kWg/CA2j" TargetMode="External"/><Relationship Id="rId69" Type="http://schemas.openxmlformats.org/officeDocument/2006/relationships/hyperlink" Target="https://paperpile.com/c/a68kWg/VBqj+Y11C" TargetMode="External"/><Relationship Id="rId134" Type="http://schemas.openxmlformats.org/officeDocument/2006/relationships/hyperlink" Target="http://paperpile.com/b/a68kWg/0OQ0" TargetMode="External"/><Relationship Id="rId579" Type="http://schemas.openxmlformats.org/officeDocument/2006/relationships/hyperlink" Target="http://paperpile.com/b/a68kWg/NucX" TargetMode="External"/><Relationship Id="rId341" Type="http://schemas.openxmlformats.org/officeDocument/2006/relationships/hyperlink" Target="http://paperpile.com/b/a68kWg/dvdJ" TargetMode="External"/><Relationship Id="rId439" Type="http://schemas.openxmlformats.org/officeDocument/2006/relationships/hyperlink" Target="http://paperpile.com/b/a68kWg/1bfT" TargetMode="External"/><Relationship Id="rId646" Type="http://schemas.openxmlformats.org/officeDocument/2006/relationships/hyperlink" Target="http://paperpile.com/b/a68kWg/xRVs" TargetMode="External"/><Relationship Id="rId201" Type="http://schemas.openxmlformats.org/officeDocument/2006/relationships/hyperlink" Target="http://paperpile.com/b/a68kWg/UnsC" TargetMode="External"/><Relationship Id="rId243" Type="http://schemas.openxmlformats.org/officeDocument/2006/relationships/hyperlink" Target="http://paperpile.com/b/a68kWg/vzo4" TargetMode="External"/><Relationship Id="rId285" Type="http://schemas.openxmlformats.org/officeDocument/2006/relationships/hyperlink" Target="http://paperpile.com/b/a68kWg/GNJz" TargetMode="External"/><Relationship Id="rId450" Type="http://schemas.openxmlformats.org/officeDocument/2006/relationships/hyperlink" Target="http://paperpile.com/b/a68kWg/AZiH" TargetMode="External"/><Relationship Id="rId506" Type="http://schemas.openxmlformats.org/officeDocument/2006/relationships/hyperlink" Target="http://paperpile.com/b/a68kWg/H2oo" TargetMode="External"/><Relationship Id="rId38" Type="http://schemas.openxmlformats.org/officeDocument/2006/relationships/image" Target="media/image1.png"/><Relationship Id="rId103" Type="http://schemas.openxmlformats.org/officeDocument/2006/relationships/hyperlink" Target="http://paperpile.com/b/a68kWg/wkxu" TargetMode="External"/><Relationship Id="rId310" Type="http://schemas.openxmlformats.org/officeDocument/2006/relationships/hyperlink" Target="http://paperpile.com/b/a68kWg/2tOo" TargetMode="External"/><Relationship Id="rId492" Type="http://schemas.openxmlformats.org/officeDocument/2006/relationships/hyperlink" Target="http://paperpile.com/b/a68kWg/nScR" TargetMode="External"/><Relationship Id="rId548" Type="http://schemas.openxmlformats.org/officeDocument/2006/relationships/hyperlink" Target="http://dx.doi.org/10.1152/ajpgi.00240.2016" TargetMode="External"/><Relationship Id="rId91" Type="http://schemas.openxmlformats.org/officeDocument/2006/relationships/hyperlink" Target="https://paperpile.com/c/a68kWg/CzaT" TargetMode="External"/><Relationship Id="rId145" Type="http://schemas.openxmlformats.org/officeDocument/2006/relationships/hyperlink" Target="http://paperpile.com/b/a68kWg/Bxor" TargetMode="External"/><Relationship Id="rId187" Type="http://schemas.openxmlformats.org/officeDocument/2006/relationships/hyperlink" Target="http://paperpile.com/b/a68kWg/sUR2" TargetMode="External"/><Relationship Id="rId352" Type="http://schemas.openxmlformats.org/officeDocument/2006/relationships/hyperlink" Target="http://paperpile.com/b/a68kWg/hnkg" TargetMode="External"/><Relationship Id="rId394" Type="http://schemas.openxmlformats.org/officeDocument/2006/relationships/hyperlink" Target="http://paperpile.com/b/a68kWg/IeCQ" TargetMode="External"/><Relationship Id="rId408" Type="http://schemas.openxmlformats.org/officeDocument/2006/relationships/hyperlink" Target="http://dx.doi.org/10.1093/icesjms/fsz090" TargetMode="External"/><Relationship Id="rId615" Type="http://schemas.openxmlformats.org/officeDocument/2006/relationships/hyperlink" Target="http://paperpile.com/b/a68kWg/61He" TargetMode="External"/><Relationship Id="rId212" Type="http://schemas.openxmlformats.org/officeDocument/2006/relationships/hyperlink" Target="http://paperpile.com/b/a68kWg/kfN4U" TargetMode="External"/><Relationship Id="rId254" Type="http://schemas.openxmlformats.org/officeDocument/2006/relationships/hyperlink" Target="http://dx.doi.org/10.1016/j.cbpc.2005.11.021" TargetMode="External"/><Relationship Id="rId657" Type="http://schemas.openxmlformats.org/officeDocument/2006/relationships/hyperlink" Target="http://paperpile.com/b/a68kWg/XZMJ" TargetMode="External"/><Relationship Id="rId49" Type="http://schemas.openxmlformats.org/officeDocument/2006/relationships/hyperlink" Target="https://paperpile.com/c/a68kWg/ma8k" TargetMode="External"/><Relationship Id="rId114" Type="http://schemas.openxmlformats.org/officeDocument/2006/relationships/hyperlink" Target="http://paperpile.com/b/a68kWg/CzaT" TargetMode="External"/><Relationship Id="rId296" Type="http://schemas.openxmlformats.org/officeDocument/2006/relationships/hyperlink" Target="http://paperpile.com/b/a68kWg/hYyl" TargetMode="External"/><Relationship Id="rId461" Type="http://schemas.openxmlformats.org/officeDocument/2006/relationships/hyperlink" Target="http://paperpile.com/b/a68kWg/6Z0x" TargetMode="External"/><Relationship Id="rId517" Type="http://schemas.openxmlformats.org/officeDocument/2006/relationships/hyperlink" Target="http://paperpile.com/b/a68kWg/XZym" TargetMode="External"/><Relationship Id="rId559" Type="http://schemas.openxmlformats.org/officeDocument/2006/relationships/hyperlink" Target="http://paperpile.com/b/a68kWg/VKwv" TargetMode="External"/><Relationship Id="rId60" Type="http://schemas.openxmlformats.org/officeDocument/2006/relationships/hyperlink" Target="https://paperpile.com/c/a68kWg/JFzG" TargetMode="External"/><Relationship Id="rId156" Type="http://schemas.openxmlformats.org/officeDocument/2006/relationships/hyperlink" Target="http://paperpile.com/b/a68kWg/6jel" TargetMode="External"/><Relationship Id="rId198" Type="http://schemas.openxmlformats.org/officeDocument/2006/relationships/hyperlink" Target="http://paperpile.com/b/a68kWg/UnsC" TargetMode="External"/><Relationship Id="rId321" Type="http://schemas.openxmlformats.org/officeDocument/2006/relationships/hyperlink" Target="http://paperpile.com/b/a68kWg/Y11C" TargetMode="External"/><Relationship Id="rId363" Type="http://schemas.openxmlformats.org/officeDocument/2006/relationships/hyperlink" Target="http://paperpile.com/b/a68kWg/mP7k" TargetMode="External"/><Relationship Id="rId419" Type="http://schemas.openxmlformats.org/officeDocument/2006/relationships/hyperlink" Target="http://paperpile.com/b/a68kWg/lcMR" TargetMode="External"/><Relationship Id="rId570" Type="http://schemas.openxmlformats.org/officeDocument/2006/relationships/hyperlink" Target="http://paperpile.com/b/a68kWg/ctjp" TargetMode="External"/><Relationship Id="rId626" Type="http://schemas.openxmlformats.org/officeDocument/2006/relationships/hyperlink" Target="http://dx.doi.org/10.1038/s41598-019-46947-6" TargetMode="External"/><Relationship Id="rId223" Type="http://schemas.openxmlformats.org/officeDocument/2006/relationships/hyperlink" Target="http://paperpile.com/b/a68kWg/LRBF" TargetMode="External"/><Relationship Id="rId430" Type="http://schemas.openxmlformats.org/officeDocument/2006/relationships/hyperlink" Target="http://paperpile.com/b/a68kWg/PMhl" TargetMode="External"/><Relationship Id="rId668" Type="http://schemas.openxmlformats.org/officeDocument/2006/relationships/hyperlink" Target="https://docs.google.com/spreadsheets/d/1rP9vlmwY2kDgPuv4f7WPRaw3B8o92QNjqaIpyuXn-FA/edit?usp=sharing" TargetMode="External"/><Relationship Id="rId18" Type="http://schemas.openxmlformats.org/officeDocument/2006/relationships/hyperlink" Target="https://paperpile.com/c/a68kWg/6jel" TargetMode="External"/><Relationship Id="rId265" Type="http://schemas.openxmlformats.org/officeDocument/2006/relationships/hyperlink" Target="http://paperpile.com/b/a68kWg/Kxm9" TargetMode="External"/><Relationship Id="rId472" Type="http://schemas.openxmlformats.org/officeDocument/2006/relationships/hyperlink" Target="http://dx.doi.org/10.1007/bf00684444" TargetMode="External"/><Relationship Id="rId528" Type="http://schemas.openxmlformats.org/officeDocument/2006/relationships/hyperlink" Target="http://paperpile.com/b/a68kWg/OyEI" TargetMode="External"/><Relationship Id="rId125" Type="http://schemas.openxmlformats.org/officeDocument/2006/relationships/hyperlink" Target="http://paperpile.com/b/a68kWg/twA0" TargetMode="External"/><Relationship Id="rId167" Type="http://schemas.openxmlformats.org/officeDocument/2006/relationships/hyperlink" Target="http://paperpile.com/b/a68kWg/O5sg" TargetMode="External"/><Relationship Id="rId332" Type="http://schemas.openxmlformats.org/officeDocument/2006/relationships/hyperlink" Target="http://paperpile.com/b/a68kWg/qxry" TargetMode="External"/><Relationship Id="rId374" Type="http://schemas.openxmlformats.org/officeDocument/2006/relationships/hyperlink" Target="http://paperpile.com/b/a68kWg/HqzQ" TargetMode="External"/><Relationship Id="rId581" Type="http://schemas.openxmlformats.org/officeDocument/2006/relationships/hyperlink" Target="http://paperpile.com/b/a68kWg/NucX" TargetMode="External"/><Relationship Id="rId71" Type="http://schemas.openxmlformats.org/officeDocument/2006/relationships/hyperlink" Target="https://paperpile.com/c/a68kWg/JjXY" TargetMode="External"/><Relationship Id="rId234" Type="http://schemas.openxmlformats.org/officeDocument/2006/relationships/hyperlink" Target="http://paperpile.com/b/a68kWg/NFrh" TargetMode="External"/><Relationship Id="rId637" Type="http://schemas.openxmlformats.org/officeDocument/2006/relationships/hyperlink" Target="http://paperpile.com/b/a68kWg/KLq4" TargetMode="External"/><Relationship Id="rId2" Type="http://schemas.openxmlformats.org/officeDocument/2006/relationships/styles" Target="styles.xml"/><Relationship Id="rId29" Type="http://schemas.openxmlformats.org/officeDocument/2006/relationships/hyperlink" Target="https://paperpile.com/c/a68kWg/HqzQ" TargetMode="External"/><Relationship Id="rId276" Type="http://schemas.openxmlformats.org/officeDocument/2006/relationships/hyperlink" Target="http://dx.doi.org/10.1080/10409238.2019.1603199" TargetMode="External"/><Relationship Id="rId441" Type="http://schemas.openxmlformats.org/officeDocument/2006/relationships/hyperlink" Target="http://paperpile.com/b/a68kWg/1bfT" TargetMode="External"/><Relationship Id="rId483" Type="http://schemas.openxmlformats.org/officeDocument/2006/relationships/hyperlink" Target="http://paperpile.com/b/a68kWg/CA2j" TargetMode="External"/><Relationship Id="rId539" Type="http://schemas.openxmlformats.org/officeDocument/2006/relationships/hyperlink" Target="http://paperpile.com/b/a68kWg/YSvm" TargetMode="External"/><Relationship Id="rId40" Type="http://schemas.openxmlformats.org/officeDocument/2006/relationships/hyperlink" Target="https://paperpile.com/c/a68kWg/vzo4" TargetMode="External"/><Relationship Id="rId136" Type="http://schemas.openxmlformats.org/officeDocument/2006/relationships/hyperlink" Target="http://dx.doi.org/10.3389/fmars.2021.651102" TargetMode="External"/><Relationship Id="rId178" Type="http://schemas.openxmlformats.org/officeDocument/2006/relationships/hyperlink" Target="http://dx.doi.org/10.1093/icb/45.1.43" TargetMode="External"/><Relationship Id="rId301" Type="http://schemas.openxmlformats.org/officeDocument/2006/relationships/hyperlink" Target="http://paperpile.com/b/a68kWg/6BJF" TargetMode="External"/><Relationship Id="rId343" Type="http://schemas.openxmlformats.org/officeDocument/2006/relationships/hyperlink" Target="http://paperpile.com/b/a68kWg/dd74" TargetMode="External"/><Relationship Id="rId550" Type="http://schemas.openxmlformats.org/officeDocument/2006/relationships/hyperlink" Target="http://paperpile.com/b/a68kWg/vFPs" TargetMode="External"/><Relationship Id="rId82" Type="http://schemas.openxmlformats.org/officeDocument/2006/relationships/hyperlink" Target="https://paperpile.com/c/a68kWg/xRVs+rYtq+4UuC" TargetMode="External"/><Relationship Id="rId203" Type="http://schemas.openxmlformats.org/officeDocument/2006/relationships/hyperlink" Target="http://paperpile.com/b/a68kWg/jjhG" TargetMode="External"/><Relationship Id="rId385" Type="http://schemas.openxmlformats.org/officeDocument/2006/relationships/hyperlink" Target="http://paperpile.com/b/a68kWg/pwf9" TargetMode="External"/><Relationship Id="rId592" Type="http://schemas.openxmlformats.org/officeDocument/2006/relationships/hyperlink" Target="http://paperpile.com/b/a68kWg/ufVs" TargetMode="External"/><Relationship Id="rId606" Type="http://schemas.openxmlformats.org/officeDocument/2006/relationships/hyperlink" Target="http://paperpile.com/b/a68kWg/B7Ob" TargetMode="External"/><Relationship Id="rId648" Type="http://schemas.openxmlformats.org/officeDocument/2006/relationships/hyperlink" Target="http://paperpile.com/b/a68kWg/xRVs" TargetMode="External"/><Relationship Id="rId245" Type="http://schemas.openxmlformats.org/officeDocument/2006/relationships/hyperlink" Target="http://paperpile.com/b/a68kWg/HRml" TargetMode="External"/><Relationship Id="rId287" Type="http://schemas.openxmlformats.org/officeDocument/2006/relationships/hyperlink" Target="http://paperpile.com/b/a68kWg/GNJz" TargetMode="External"/><Relationship Id="rId410" Type="http://schemas.openxmlformats.org/officeDocument/2006/relationships/hyperlink" Target="http://paperpile.com/b/a68kWg/IvOH" TargetMode="External"/><Relationship Id="rId452" Type="http://schemas.openxmlformats.org/officeDocument/2006/relationships/hyperlink" Target="http://paperpile.com/b/a68kWg/AZiH" TargetMode="External"/><Relationship Id="rId494" Type="http://schemas.openxmlformats.org/officeDocument/2006/relationships/hyperlink" Target="http://paperpile.com/b/a68kWg/nScR" TargetMode="External"/><Relationship Id="rId508" Type="http://schemas.openxmlformats.org/officeDocument/2006/relationships/hyperlink" Target="http://dx.doi.org/10.1016/j.ijbiomac.2023.123346" TargetMode="External"/><Relationship Id="rId105" Type="http://schemas.openxmlformats.org/officeDocument/2006/relationships/hyperlink" Target="http://paperpile.com/b/a68kWg/wkxu" TargetMode="External"/><Relationship Id="rId147" Type="http://schemas.openxmlformats.org/officeDocument/2006/relationships/hyperlink" Target="http://paperpile.com/b/a68kWg/Bxor" TargetMode="External"/><Relationship Id="rId312" Type="http://schemas.openxmlformats.org/officeDocument/2006/relationships/hyperlink" Target="http://dx.doi.org/10.1186/s12859-015-0808-5" TargetMode="External"/><Relationship Id="rId354" Type="http://schemas.openxmlformats.org/officeDocument/2006/relationships/hyperlink" Target="http://dx.doi.org/10.3390/life12111777" TargetMode="External"/><Relationship Id="rId51" Type="http://schemas.openxmlformats.org/officeDocument/2006/relationships/hyperlink" Target="https://paperpile.com/c/a68kWg/JFzG+Ihpz" TargetMode="External"/><Relationship Id="rId93" Type="http://schemas.openxmlformats.org/officeDocument/2006/relationships/hyperlink" Target="https://paperpile.com/c/a68kWg/lVKE" TargetMode="External"/><Relationship Id="rId189" Type="http://schemas.openxmlformats.org/officeDocument/2006/relationships/hyperlink" Target="http://paperpile.com/b/a68kWg/sUR2" TargetMode="External"/><Relationship Id="rId396" Type="http://schemas.openxmlformats.org/officeDocument/2006/relationships/hyperlink" Target="http://dx.doi.org/10.1016/j.cbpb.2021.110612" TargetMode="External"/><Relationship Id="rId561" Type="http://schemas.openxmlformats.org/officeDocument/2006/relationships/hyperlink" Target="http://paperpile.com/b/a68kWg/wlMu" TargetMode="External"/><Relationship Id="rId617" Type="http://schemas.openxmlformats.org/officeDocument/2006/relationships/hyperlink" Target="http://paperpile.com/b/a68kWg/61He" TargetMode="External"/><Relationship Id="rId659" Type="http://schemas.openxmlformats.org/officeDocument/2006/relationships/hyperlink" Target="http://paperpile.com/b/a68kWg/XZMJ" TargetMode="External"/><Relationship Id="rId214" Type="http://schemas.openxmlformats.org/officeDocument/2006/relationships/hyperlink" Target="http://dx.doi.org/10.1371/journal.pone.0190152" TargetMode="External"/><Relationship Id="rId256" Type="http://schemas.openxmlformats.org/officeDocument/2006/relationships/hyperlink" Target="http://paperpile.com/b/a68kWg/5PjX" TargetMode="External"/><Relationship Id="rId298" Type="http://schemas.openxmlformats.org/officeDocument/2006/relationships/hyperlink" Target="http://paperpile.com/b/a68kWg/hYyl" TargetMode="External"/><Relationship Id="rId421" Type="http://schemas.openxmlformats.org/officeDocument/2006/relationships/hyperlink" Target="http://paperpile.com/b/a68kWg/Ihpz" TargetMode="External"/><Relationship Id="rId463" Type="http://schemas.openxmlformats.org/officeDocument/2006/relationships/hyperlink" Target="http://paperpile.com/b/a68kWg/6Z0x" TargetMode="External"/><Relationship Id="rId519" Type="http://schemas.openxmlformats.org/officeDocument/2006/relationships/hyperlink" Target="http://paperpile.com/b/a68kWg/ma8k" TargetMode="External"/><Relationship Id="rId670" Type="http://schemas.openxmlformats.org/officeDocument/2006/relationships/image" Target="media/image9.png"/><Relationship Id="rId116" Type="http://schemas.openxmlformats.org/officeDocument/2006/relationships/hyperlink" Target="http://paperpile.com/b/a68kWg/CzaT" TargetMode="External"/><Relationship Id="rId158" Type="http://schemas.openxmlformats.org/officeDocument/2006/relationships/hyperlink" Target="http://paperpile.com/b/a68kWg/6jel" TargetMode="External"/><Relationship Id="rId323" Type="http://schemas.openxmlformats.org/officeDocument/2006/relationships/hyperlink" Target="http://paperpile.com/b/a68kWg/Y11C" TargetMode="External"/><Relationship Id="rId530" Type="http://schemas.openxmlformats.org/officeDocument/2006/relationships/hyperlink" Target="http://dx.doi.org/10.1021/bi00478a018" TargetMode="External"/><Relationship Id="rId20" Type="http://schemas.openxmlformats.org/officeDocument/2006/relationships/hyperlink" Target="https://paperpile.com/c/a68kWg/HRml" TargetMode="External"/><Relationship Id="rId62" Type="http://schemas.openxmlformats.org/officeDocument/2006/relationships/hyperlink" Target="https://paperpile.com/c/a68kWg/6Z0x+0OQ0" TargetMode="External"/><Relationship Id="rId365" Type="http://schemas.openxmlformats.org/officeDocument/2006/relationships/hyperlink" Target="http://paperpile.com/b/a68kWg/mP7k" TargetMode="External"/><Relationship Id="rId572" Type="http://schemas.openxmlformats.org/officeDocument/2006/relationships/hyperlink" Target="http://dx.doi.org/10.1002/ece3.8922" TargetMode="External"/><Relationship Id="rId628" Type="http://schemas.openxmlformats.org/officeDocument/2006/relationships/hyperlink" Target="http://paperpile.com/b/a68kWg/R2uP" TargetMode="External"/><Relationship Id="rId225" Type="http://schemas.openxmlformats.org/officeDocument/2006/relationships/hyperlink" Target="http://paperpile.com/b/a68kWg/LRBF" TargetMode="External"/><Relationship Id="rId267" Type="http://schemas.openxmlformats.org/officeDocument/2006/relationships/hyperlink" Target="http://paperpile.com/b/a68kWg/Kxm9" TargetMode="External"/><Relationship Id="rId432" Type="http://schemas.openxmlformats.org/officeDocument/2006/relationships/hyperlink" Target="http://dx.doi.org/10.1371/journal.pone.0060959" TargetMode="External"/><Relationship Id="rId474" Type="http://schemas.openxmlformats.org/officeDocument/2006/relationships/hyperlink" Target="http://paperpile.com/b/a68kWg/F2xQ" TargetMode="External"/><Relationship Id="rId127" Type="http://schemas.openxmlformats.org/officeDocument/2006/relationships/hyperlink" Target="http://paperpile.com/b/a68kWg/twA0" TargetMode="External"/><Relationship Id="rId31" Type="http://schemas.openxmlformats.org/officeDocument/2006/relationships/hyperlink" Target="https://paperpile.com/c/a68kWg/IvOH" TargetMode="External"/><Relationship Id="rId73" Type="http://schemas.openxmlformats.org/officeDocument/2006/relationships/hyperlink" Target="https://paperpile.com/c/a68kWg/ma8k" TargetMode="External"/><Relationship Id="rId169" Type="http://schemas.openxmlformats.org/officeDocument/2006/relationships/hyperlink" Target="http://paperpile.com/b/a68kWg/O5sg" TargetMode="External"/><Relationship Id="rId334" Type="http://schemas.openxmlformats.org/officeDocument/2006/relationships/hyperlink" Target="http://paperpile.com/b/a68kWg/qxry" TargetMode="External"/><Relationship Id="rId376" Type="http://schemas.openxmlformats.org/officeDocument/2006/relationships/hyperlink" Target="http://dx.doi.org/10.1139/cjfas-2024-0173" TargetMode="External"/><Relationship Id="rId541" Type="http://schemas.openxmlformats.org/officeDocument/2006/relationships/hyperlink" Target="http://paperpile.com/b/a68kWg/YSvm" TargetMode="External"/><Relationship Id="rId583" Type="http://schemas.openxmlformats.org/officeDocument/2006/relationships/hyperlink" Target="http://paperpile.com/b/a68kWg/NucX" TargetMode="External"/><Relationship Id="rId639" Type="http://schemas.openxmlformats.org/officeDocument/2006/relationships/hyperlink" Target="http://paperpile.com/b/a68kWg/aBCt" TargetMode="External"/><Relationship Id="rId4" Type="http://schemas.openxmlformats.org/officeDocument/2006/relationships/webSettings" Target="webSettings.xml"/><Relationship Id="rId180" Type="http://schemas.openxmlformats.org/officeDocument/2006/relationships/hyperlink" Target="http://paperpile.com/b/a68kWg/4UuC" TargetMode="External"/><Relationship Id="rId236" Type="http://schemas.openxmlformats.org/officeDocument/2006/relationships/hyperlink" Target="http://paperpile.com/b/a68kWg/NFrh" TargetMode="External"/><Relationship Id="rId278" Type="http://schemas.openxmlformats.org/officeDocument/2006/relationships/hyperlink" Target="http://paperpile.com/b/a68kWg/eea3" TargetMode="External"/><Relationship Id="rId401" Type="http://schemas.openxmlformats.org/officeDocument/2006/relationships/hyperlink" Target="http://paperpile.com/b/a68kWg/C9A1" TargetMode="External"/><Relationship Id="rId443" Type="http://schemas.openxmlformats.org/officeDocument/2006/relationships/hyperlink" Target="http://paperpile.com/b/a68kWg/FOqS" TargetMode="External"/><Relationship Id="rId650" Type="http://schemas.openxmlformats.org/officeDocument/2006/relationships/hyperlink" Target="http://dx.doi.org/10.1002/jez.1402630204" TargetMode="External"/><Relationship Id="rId303" Type="http://schemas.openxmlformats.org/officeDocument/2006/relationships/hyperlink" Target="http://paperpile.com/b/a68kWg/6BJF" TargetMode="External"/><Relationship Id="rId485" Type="http://schemas.openxmlformats.org/officeDocument/2006/relationships/hyperlink" Target="http://paperpile.com/b/a68kWg/6C5W" TargetMode="External"/><Relationship Id="rId42" Type="http://schemas.openxmlformats.org/officeDocument/2006/relationships/hyperlink" Target="https://paperpile.com/c/a68kWg/R2uP" TargetMode="External"/><Relationship Id="rId84" Type="http://schemas.openxmlformats.org/officeDocument/2006/relationships/hyperlink" Target="https://paperpile.com/c/a68kWg/EIcl" TargetMode="External"/><Relationship Id="rId138" Type="http://schemas.openxmlformats.org/officeDocument/2006/relationships/hyperlink" Target="http://paperpile.com/b/a68kWg/JpxY" TargetMode="External"/><Relationship Id="rId345" Type="http://schemas.openxmlformats.org/officeDocument/2006/relationships/hyperlink" Target="http://paperpile.com/b/a68kWg/dd74" TargetMode="External"/><Relationship Id="rId387" Type="http://schemas.openxmlformats.org/officeDocument/2006/relationships/hyperlink" Target="http://paperpile.com/b/a68kWg/pwf9" TargetMode="External"/><Relationship Id="rId510" Type="http://schemas.openxmlformats.org/officeDocument/2006/relationships/hyperlink" Target="http://paperpile.com/b/a68kWg/mzDV" TargetMode="External"/><Relationship Id="rId552" Type="http://schemas.openxmlformats.org/officeDocument/2006/relationships/hyperlink" Target="http://paperpile.com/b/a68kWg/vFPs" TargetMode="External"/><Relationship Id="rId594" Type="http://schemas.openxmlformats.org/officeDocument/2006/relationships/hyperlink" Target="http://paperpile.com/b/a68kWg/ufVs" TargetMode="External"/><Relationship Id="rId608" Type="http://schemas.openxmlformats.org/officeDocument/2006/relationships/hyperlink" Target="http://dx.doi.org/10.1093/icesjms/fsv201" TargetMode="External"/><Relationship Id="rId191" Type="http://schemas.openxmlformats.org/officeDocument/2006/relationships/hyperlink" Target="http://paperpile.com/b/a68kWg/b6dQ" TargetMode="External"/><Relationship Id="rId205" Type="http://schemas.openxmlformats.org/officeDocument/2006/relationships/hyperlink" Target="http://paperpile.com/b/a68kWg/jjhG" TargetMode="External"/><Relationship Id="rId247" Type="http://schemas.openxmlformats.org/officeDocument/2006/relationships/hyperlink" Target="http://paperpile.com/b/a68kWg/HRml" TargetMode="External"/><Relationship Id="rId412" Type="http://schemas.openxmlformats.org/officeDocument/2006/relationships/hyperlink" Target="http://paperpile.com/b/a68kWg/IvOH" TargetMode="External"/><Relationship Id="rId107" Type="http://schemas.openxmlformats.org/officeDocument/2006/relationships/hyperlink" Target="http://paperpile.com/b/a68kWg/EIcl" TargetMode="External"/><Relationship Id="rId289" Type="http://schemas.openxmlformats.org/officeDocument/2006/relationships/hyperlink" Target="http://paperpile.com/b/a68kWg/LXDH" TargetMode="External"/><Relationship Id="rId454" Type="http://schemas.openxmlformats.org/officeDocument/2006/relationships/hyperlink" Target="http://dx.doi.org/10.1016/j.cbd.2021.100868" TargetMode="External"/><Relationship Id="rId496" Type="http://schemas.openxmlformats.org/officeDocument/2006/relationships/hyperlink" Target="http://dx.doi.org/10.1002/ece3.7083" TargetMode="External"/><Relationship Id="rId661" Type="http://schemas.openxmlformats.org/officeDocument/2006/relationships/hyperlink" Target="http://paperpile.com/b/a68kWg/XZMJ" TargetMode="External"/><Relationship Id="rId11" Type="http://schemas.openxmlformats.org/officeDocument/2006/relationships/hyperlink" Target="https://paperpile.com/c/a68kWg/LRBF" TargetMode="External"/><Relationship Id="rId53" Type="http://schemas.openxmlformats.org/officeDocument/2006/relationships/hyperlink" Target="https://paperpile.com/c/a68kWg/YSvm" TargetMode="External"/><Relationship Id="rId149" Type="http://schemas.openxmlformats.org/officeDocument/2006/relationships/hyperlink" Target="http://paperpile.com/b/a68kWg/rYtq" TargetMode="External"/><Relationship Id="rId314" Type="http://schemas.openxmlformats.org/officeDocument/2006/relationships/hyperlink" Target="http://paperpile.com/b/a68kWg/S8f6" TargetMode="External"/><Relationship Id="rId356" Type="http://schemas.openxmlformats.org/officeDocument/2006/relationships/hyperlink" Target="http://paperpile.com/b/a68kWg/MaC6" TargetMode="External"/><Relationship Id="rId398" Type="http://schemas.openxmlformats.org/officeDocument/2006/relationships/hyperlink" Target="http://paperpile.com/b/a68kWg/C9A1" TargetMode="External"/><Relationship Id="rId521" Type="http://schemas.openxmlformats.org/officeDocument/2006/relationships/hyperlink" Target="http://paperpile.com/b/a68kWg/ma8k" TargetMode="External"/><Relationship Id="rId563" Type="http://schemas.openxmlformats.org/officeDocument/2006/relationships/hyperlink" Target="http://paperpile.com/b/a68kWg/wlMu" TargetMode="External"/><Relationship Id="rId619" Type="http://schemas.openxmlformats.org/officeDocument/2006/relationships/hyperlink" Target="http://paperpile.com/b/a68kWg/61He" TargetMode="External"/><Relationship Id="rId95" Type="http://schemas.openxmlformats.org/officeDocument/2006/relationships/hyperlink" Target="https://paperpile.com/c/a68kWg/nScR" TargetMode="External"/><Relationship Id="rId160" Type="http://schemas.openxmlformats.org/officeDocument/2006/relationships/hyperlink" Target="http://dx.doi.org/10.1038/425365a" TargetMode="External"/><Relationship Id="rId216" Type="http://schemas.openxmlformats.org/officeDocument/2006/relationships/hyperlink" Target="http://paperpile.com/b/a68kWg/0I83" TargetMode="External"/><Relationship Id="rId423" Type="http://schemas.openxmlformats.org/officeDocument/2006/relationships/hyperlink" Target="http://paperpile.com/b/a68kWg/Ihpz" TargetMode="External"/><Relationship Id="rId258" Type="http://schemas.openxmlformats.org/officeDocument/2006/relationships/hyperlink" Target="http://paperpile.com/b/a68kWg/5PjX" TargetMode="External"/><Relationship Id="rId465" Type="http://schemas.openxmlformats.org/officeDocument/2006/relationships/hyperlink" Target="http://paperpile.com/b/a68kWg/6Z0x" TargetMode="External"/><Relationship Id="rId630" Type="http://schemas.openxmlformats.org/officeDocument/2006/relationships/hyperlink" Target="http://paperpile.com/b/a68kWg/R2uP" TargetMode="External"/><Relationship Id="rId672" Type="http://schemas.openxmlformats.org/officeDocument/2006/relationships/footer" Target="footer1.xml"/><Relationship Id="rId22" Type="http://schemas.openxmlformats.org/officeDocument/2006/relationships/hyperlink" Target="https://paperpile.com/c/a68kWg/dvdJ+KLq4" TargetMode="External"/><Relationship Id="rId64" Type="http://schemas.openxmlformats.org/officeDocument/2006/relationships/hyperlink" Target="https://paperpile.com/c/a68kWg/hYyl" TargetMode="External"/><Relationship Id="rId118" Type="http://schemas.openxmlformats.org/officeDocument/2006/relationships/hyperlink" Target="http://dx.doi.org/10.1152/physrev.00018.2021" TargetMode="External"/><Relationship Id="rId325" Type="http://schemas.openxmlformats.org/officeDocument/2006/relationships/hyperlink" Target="http://paperpile.com/b/a68kWg/yRcc" TargetMode="External"/><Relationship Id="rId367" Type="http://schemas.openxmlformats.org/officeDocument/2006/relationships/hyperlink" Target="http://paperpile.com/b/a68kWg/VynH" TargetMode="External"/><Relationship Id="rId532" Type="http://schemas.openxmlformats.org/officeDocument/2006/relationships/hyperlink" Target="http://paperpile.com/b/a68kWg/LiSs" TargetMode="External"/><Relationship Id="rId574" Type="http://schemas.openxmlformats.org/officeDocument/2006/relationships/hyperlink" Target="http://paperpile.com/b/a68kWg/U46T" TargetMode="External"/><Relationship Id="rId171" Type="http://schemas.openxmlformats.org/officeDocument/2006/relationships/hyperlink" Target="http://paperpile.com/b/a68kWg/O5sg" TargetMode="External"/><Relationship Id="rId227" Type="http://schemas.openxmlformats.org/officeDocument/2006/relationships/hyperlink" Target="http://paperpile.com/b/a68kWg/HSoX" TargetMode="External"/><Relationship Id="rId269" Type="http://schemas.openxmlformats.org/officeDocument/2006/relationships/hyperlink" Target="http://paperpile.com/b/a68kWg/Kxm9" TargetMode="External"/><Relationship Id="rId434" Type="http://schemas.openxmlformats.org/officeDocument/2006/relationships/hyperlink" Target="http://paperpile.com/b/a68kWg/hsVN" TargetMode="External"/><Relationship Id="rId476" Type="http://schemas.openxmlformats.org/officeDocument/2006/relationships/hyperlink" Target="http://paperpile.com/b/a68kWg/F2xQ" TargetMode="External"/><Relationship Id="rId641" Type="http://schemas.openxmlformats.org/officeDocument/2006/relationships/hyperlink" Target="http://paperpile.com/b/a68kWg/aBCt" TargetMode="External"/><Relationship Id="rId33" Type="http://schemas.openxmlformats.org/officeDocument/2006/relationships/hyperlink" Target="https://paperpile.com/c/a68kWg/Ihpz" TargetMode="External"/><Relationship Id="rId129" Type="http://schemas.openxmlformats.org/officeDocument/2006/relationships/hyperlink" Target="http://paperpile.com/b/a68kWg/twA0" TargetMode="External"/><Relationship Id="rId280" Type="http://schemas.openxmlformats.org/officeDocument/2006/relationships/hyperlink" Target="http://paperpile.com/b/a68kWg/eea3" TargetMode="External"/><Relationship Id="rId336" Type="http://schemas.openxmlformats.org/officeDocument/2006/relationships/hyperlink" Target="http://dx.doi.org/10.1016/j.seares.2022.102332" TargetMode="External"/><Relationship Id="rId501" Type="http://schemas.openxmlformats.org/officeDocument/2006/relationships/hyperlink" Target="http://paperpile.com/b/a68kWg/zlD3" TargetMode="External"/><Relationship Id="rId543" Type="http://schemas.openxmlformats.org/officeDocument/2006/relationships/hyperlink" Target="http://paperpile.com/b/a68kWg/Ft6H" TargetMode="External"/><Relationship Id="rId75" Type="http://schemas.openxmlformats.org/officeDocument/2006/relationships/hyperlink" Target="https://paperpile.com/c/a68kWg/NucX+UnsC" TargetMode="External"/><Relationship Id="rId140" Type="http://schemas.openxmlformats.org/officeDocument/2006/relationships/hyperlink" Target="http://paperpile.com/b/a68kWg/JpxY" TargetMode="External"/><Relationship Id="rId182" Type="http://schemas.openxmlformats.org/officeDocument/2006/relationships/hyperlink" Target="http://paperpile.com/b/a68kWg/4UuC" TargetMode="External"/><Relationship Id="rId378" Type="http://schemas.openxmlformats.org/officeDocument/2006/relationships/hyperlink" Target="http://paperpile.com/b/a68kWg/Cwfn" TargetMode="External"/><Relationship Id="rId403" Type="http://schemas.openxmlformats.org/officeDocument/2006/relationships/hyperlink" Target="http://paperpile.com/b/a68kWg/liUf" TargetMode="External"/><Relationship Id="rId585" Type="http://schemas.openxmlformats.org/officeDocument/2006/relationships/hyperlink" Target="http://paperpile.com/b/a68kWg/LPy7" TargetMode="External"/><Relationship Id="rId6" Type="http://schemas.openxmlformats.org/officeDocument/2006/relationships/endnotes" Target="endnotes.xml"/><Relationship Id="rId238" Type="http://schemas.openxmlformats.org/officeDocument/2006/relationships/hyperlink" Target="http://dx.doi.org/10.1146/annurev.marine.010908.163834" TargetMode="External"/><Relationship Id="rId445" Type="http://schemas.openxmlformats.org/officeDocument/2006/relationships/hyperlink" Target="http://paperpile.com/b/a68kWg/FOqS" TargetMode="External"/><Relationship Id="rId487" Type="http://schemas.openxmlformats.org/officeDocument/2006/relationships/hyperlink" Target="http://paperpile.com/b/a68kWg/6C5W" TargetMode="External"/><Relationship Id="rId610" Type="http://schemas.openxmlformats.org/officeDocument/2006/relationships/hyperlink" Target="http://paperpile.com/b/a68kWg/oGUj" TargetMode="External"/><Relationship Id="rId652" Type="http://schemas.openxmlformats.org/officeDocument/2006/relationships/hyperlink" Target="http://paperpile.com/b/a68kWg/lVKE" TargetMode="External"/><Relationship Id="rId291" Type="http://schemas.openxmlformats.org/officeDocument/2006/relationships/hyperlink" Target="http://paperpile.com/b/a68kWg/LXDH" TargetMode="External"/><Relationship Id="rId305" Type="http://schemas.openxmlformats.org/officeDocument/2006/relationships/hyperlink" Target="http://paperpile.com/b/a68kWg/6BJF" TargetMode="External"/><Relationship Id="rId347" Type="http://schemas.openxmlformats.org/officeDocument/2006/relationships/hyperlink" Target="http://paperpile.com/b/a68kWg/dd74" TargetMode="External"/><Relationship Id="rId512" Type="http://schemas.openxmlformats.org/officeDocument/2006/relationships/hyperlink" Target="https://meetings.pices.int/publications/scientific-reports/Report19/Sci_Rep_19.pdf" TargetMode="External"/><Relationship Id="rId44" Type="http://schemas.openxmlformats.org/officeDocument/2006/relationships/hyperlink" Target="https://paperpile.com/c/a68kWg/2tOo" TargetMode="External"/><Relationship Id="rId86" Type="http://schemas.openxmlformats.org/officeDocument/2006/relationships/hyperlink" Target="https://paperpile.com/c/a68kWg/5PjX" TargetMode="External"/><Relationship Id="rId151" Type="http://schemas.openxmlformats.org/officeDocument/2006/relationships/hyperlink" Target="http://paperpile.com/b/a68kWg/rYtq" TargetMode="External"/><Relationship Id="rId389" Type="http://schemas.openxmlformats.org/officeDocument/2006/relationships/hyperlink" Target="http://paperpile.com/b/a68kWg/pwf9" TargetMode="External"/><Relationship Id="rId554" Type="http://schemas.openxmlformats.org/officeDocument/2006/relationships/hyperlink" Target="http://dx.doi.org/10.1016/j.fsi.2016.06.025" TargetMode="External"/><Relationship Id="rId596" Type="http://schemas.openxmlformats.org/officeDocument/2006/relationships/hyperlink" Target="http://dx.doi.org/10.1371/journal.pclm.0000319" TargetMode="External"/><Relationship Id="rId193" Type="http://schemas.openxmlformats.org/officeDocument/2006/relationships/hyperlink" Target="http://paperpile.com/b/a68kWg/b6dQ" TargetMode="External"/><Relationship Id="rId207" Type="http://schemas.openxmlformats.org/officeDocument/2006/relationships/hyperlink" Target="http://paperpile.com/b/a68kWg/jjhG" TargetMode="External"/><Relationship Id="rId249" Type="http://schemas.openxmlformats.org/officeDocument/2006/relationships/hyperlink" Target="http://paperpile.com/b/a68kWg/JjXY" TargetMode="External"/><Relationship Id="rId414" Type="http://schemas.openxmlformats.org/officeDocument/2006/relationships/hyperlink" Target="http://dx.doi.org/10.1093/icesjms/fsv251" TargetMode="External"/><Relationship Id="rId456" Type="http://schemas.openxmlformats.org/officeDocument/2006/relationships/hyperlink" Target="http://paperpile.com/b/a68kWg/gGxE" TargetMode="External"/><Relationship Id="rId498" Type="http://schemas.openxmlformats.org/officeDocument/2006/relationships/hyperlink" Target="http://paperpile.com/b/a68kWg/zlD3" TargetMode="External"/><Relationship Id="rId621" Type="http://schemas.openxmlformats.org/officeDocument/2006/relationships/hyperlink" Target="http://paperpile.com/b/a68kWg/eSBX" TargetMode="External"/><Relationship Id="rId663" Type="http://schemas.openxmlformats.org/officeDocument/2006/relationships/image" Target="media/image6.jpg"/><Relationship Id="rId13" Type="http://schemas.openxmlformats.org/officeDocument/2006/relationships/hyperlink" Target="https://paperpile.com/c/a68kWg/NFrh" TargetMode="External"/><Relationship Id="rId109" Type="http://schemas.openxmlformats.org/officeDocument/2006/relationships/hyperlink" Target="http://paperpile.com/b/a68kWg/EIcl" TargetMode="External"/><Relationship Id="rId260" Type="http://schemas.openxmlformats.org/officeDocument/2006/relationships/hyperlink" Target="http://dx.doi.org/10.1146/annurev.physiol.61.1.243" TargetMode="External"/><Relationship Id="rId316" Type="http://schemas.openxmlformats.org/officeDocument/2006/relationships/hyperlink" Target="http://paperpile.com/b/a68kWg/S8f6" TargetMode="External"/><Relationship Id="rId523" Type="http://schemas.openxmlformats.org/officeDocument/2006/relationships/hyperlink" Target="http://paperpile.com/b/a68kWg/ma8k" TargetMode="External"/><Relationship Id="rId55" Type="http://schemas.openxmlformats.org/officeDocument/2006/relationships/hyperlink" Target="https://paperpile.com/c/a68kWg/ma8k" TargetMode="External"/><Relationship Id="rId97" Type="http://schemas.openxmlformats.org/officeDocument/2006/relationships/hyperlink" Target="http://paperpile.com/b/a68kWg/JFzG" TargetMode="External"/><Relationship Id="rId120" Type="http://schemas.openxmlformats.org/officeDocument/2006/relationships/hyperlink" Target="http://paperpile.com/b/a68kWg/FDSi" TargetMode="External"/><Relationship Id="rId358" Type="http://schemas.openxmlformats.org/officeDocument/2006/relationships/hyperlink" Target="http://paperpile.com/b/a68kWg/MaC6" TargetMode="External"/><Relationship Id="rId565" Type="http://schemas.openxmlformats.org/officeDocument/2006/relationships/hyperlink" Target="http://paperpile.com/b/a68kWg/wlMu" TargetMode="External"/><Relationship Id="rId162" Type="http://schemas.openxmlformats.org/officeDocument/2006/relationships/hyperlink" Target="http://paperpile.com/b/a68kWg/Ngmz" TargetMode="External"/><Relationship Id="rId218" Type="http://schemas.openxmlformats.org/officeDocument/2006/relationships/hyperlink" Target="http://paperpile.com/b/a68kWg/0I83" TargetMode="External"/><Relationship Id="rId425" Type="http://schemas.openxmlformats.org/officeDocument/2006/relationships/hyperlink" Target="http://paperpile.com/b/a68kWg/Ihpz" TargetMode="External"/><Relationship Id="rId467" Type="http://schemas.openxmlformats.org/officeDocument/2006/relationships/hyperlink" Target="http://paperpile.com/b/a68kWg/vwbJ" TargetMode="External"/><Relationship Id="rId632" Type="http://schemas.openxmlformats.org/officeDocument/2006/relationships/hyperlink" Target="http://dx.doi.org/10.1093/nar/gkaa1100" TargetMode="External"/><Relationship Id="rId271" Type="http://schemas.openxmlformats.org/officeDocument/2006/relationships/hyperlink" Target="http://paperpile.com/b/a68kWg/VBqj" TargetMode="External"/><Relationship Id="rId674" Type="http://schemas.openxmlformats.org/officeDocument/2006/relationships/theme" Target="theme/theme1.xml"/><Relationship Id="rId24" Type="http://schemas.openxmlformats.org/officeDocument/2006/relationships/hyperlink" Target="https://paperpile.com/c/a68kWg/mP7k" TargetMode="External"/><Relationship Id="rId66" Type="http://schemas.openxmlformats.org/officeDocument/2006/relationships/hyperlink" Target="https://paperpile.com/c/a68kWg/zlD3" TargetMode="External"/><Relationship Id="rId131" Type="http://schemas.openxmlformats.org/officeDocument/2006/relationships/hyperlink" Target="http://paperpile.com/b/a68kWg/0OQ0" TargetMode="External"/><Relationship Id="rId327" Type="http://schemas.openxmlformats.org/officeDocument/2006/relationships/hyperlink" Target="http://paperpile.com/b/a68kWg/yRcc" TargetMode="External"/><Relationship Id="rId369" Type="http://schemas.openxmlformats.org/officeDocument/2006/relationships/hyperlink" Target="http://paperpile.com/b/a68kWg/VynH" TargetMode="External"/><Relationship Id="rId534" Type="http://schemas.openxmlformats.org/officeDocument/2006/relationships/hyperlink" Target="http://paperpile.com/b/a68kWg/LiSs" TargetMode="External"/><Relationship Id="rId576" Type="http://schemas.openxmlformats.org/officeDocument/2006/relationships/hyperlink" Target="http://paperpile.com/b/a68kWg/U46T" TargetMode="External"/><Relationship Id="rId173" Type="http://schemas.openxmlformats.org/officeDocument/2006/relationships/hyperlink" Target="http://paperpile.com/b/a68kWg/C70c" TargetMode="External"/><Relationship Id="rId229" Type="http://schemas.openxmlformats.org/officeDocument/2006/relationships/hyperlink" Target="http://paperpile.com/b/a68kWg/HSoX" TargetMode="External"/><Relationship Id="rId380" Type="http://schemas.openxmlformats.org/officeDocument/2006/relationships/hyperlink" Target="http://paperpile.com/b/a68kWg/Cwfn" TargetMode="External"/><Relationship Id="rId436" Type="http://schemas.openxmlformats.org/officeDocument/2006/relationships/hyperlink" Target="https://search.proquest.com/openview/652ac1d450e5918b4b38d634d78d25ea/1?pq-origsite=gscholar&amp;cbl=18750&amp;diss=y&amp;casa_token=W_bQUrNt2YgAAAAA:CU4wA5uksg1y7rd5EmBSMf3K1b3edkSnheWX4YRGmZfrVhXI4_DzfjZM5Q9hrccmDW4RRv8cWsA" TargetMode="External"/><Relationship Id="rId601" Type="http://schemas.openxmlformats.org/officeDocument/2006/relationships/hyperlink" Target="http://paperpile.com/b/a68kWg/w7F1" TargetMode="External"/><Relationship Id="rId643" Type="http://schemas.openxmlformats.org/officeDocument/2006/relationships/hyperlink" Target="http://paperpile.com/b/a68kWg/aBCt" TargetMode="External"/><Relationship Id="rId240" Type="http://schemas.openxmlformats.org/officeDocument/2006/relationships/hyperlink" Target="http://paperpile.com/b/a68kWg/vzo4" TargetMode="External"/><Relationship Id="rId478" Type="http://schemas.openxmlformats.org/officeDocument/2006/relationships/hyperlink" Target="http://dx.doi.org/10.1371/journal.pone.0148477" TargetMode="External"/><Relationship Id="rId35" Type="http://schemas.openxmlformats.org/officeDocument/2006/relationships/hyperlink" Target="https://paperpile.com/c/a68kWg/XZym" TargetMode="External"/><Relationship Id="rId77" Type="http://schemas.openxmlformats.org/officeDocument/2006/relationships/hyperlink" Target="https://paperpile.com/c/a68kWg/sUR2" TargetMode="External"/><Relationship Id="rId100" Type="http://schemas.openxmlformats.org/officeDocument/2006/relationships/hyperlink" Target="http://paperpile.com/b/a68kWg/JFzG" TargetMode="External"/><Relationship Id="rId282" Type="http://schemas.openxmlformats.org/officeDocument/2006/relationships/hyperlink" Target="http://dx.doi.org/10.1371/journal.pone.0125224" TargetMode="External"/><Relationship Id="rId338" Type="http://schemas.openxmlformats.org/officeDocument/2006/relationships/hyperlink" Target="http://paperpile.com/b/a68kWg/dvdJ" TargetMode="External"/><Relationship Id="rId503" Type="http://schemas.openxmlformats.org/officeDocument/2006/relationships/hyperlink" Target="http://paperpile.com/b/a68kWg/H2oo" TargetMode="External"/><Relationship Id="rId545" Type="http://schemas.openxmlformats.org/officeDocument/2006/relationships/hyperlink" Target="http://paperpile.com/b/a68kWg/Ft6H" TargetMode="External"/><Relationship Id="rId587" Type="http://schemas.openxmlformats.org/officeDocument/2006/relationships/hyperlink" Target="http://paperpile.com/b/a68kWg/LPy7" TargetMode="External"/><Relationship Id="rId8" Type="http://schemas.microsoft.com/office/2011/relationships/commentsExtended" Target="commentsExtended.xml"/><Relationship Id="rId142" Type="http://schemas.openxmlformats.org/officeDocument/2006/relationships/hyperlink" Target="http://dx.doi.org/10.3354/meps09862" TargetMode="External"/><Relationship Id="rId184" Type="http://schemas.openxmlformats.org/officeDocument/2006/relationships/hyperlink" Target="http://dx.doi.org/10.1073/pnas.2101378118" TargetMode="External"/><Relationship Id="rId391" Type="http://schemas.openxmlformats.org/officeDocument/2006/relationships/hyperlink" Target="http://paperpile.com/b/a68kWg/IeCQ" TargetMode="External"/><Relationship Id="rId405" Type="http://schemas.openxmlformats.org/officeDocument/2006/relationships/hyperlink" Target="http://paperpile.com/b/a68kWg/liUf" TargetMode="External"/><Relationship Id="rId447" Type="http://schemas.openxmlformats.org/officeDocument/2006/relationships/hyperlink" Target="http://paperpile.com/b/a68kWg/FOqS" TargetMode="External"/><Relationship Id="rId612" Type="http://schemas.openxmlformats.org/officeDocument/2006/relationships/hyperlink" Target="http://paperpile.com/b/a68kWg/oGUj" TargetMode="External"/><Relationship Id="rId251" Type="http://schemas.openxmlformats.org/officeDocument/2006/relationships/hyperlink" Target="http://paperpile.com/b/a68kWg/JjXY" TargetMode="External"/><Relationship Id="rId489" Type="http://schemas.openxmlformats.org/officeDocument/2006/relationships/hyperlink" Target="http://paperpile.com/b/a68kWg/6C5W" TargetMode="External"/><Relationship Id="rId654" Type="http://schemas.openxmlformats.org/officeDocument/2006/relationships/hyperlink" Target="http://paperpile.com/b/a68kWg/lVKE" TargetMode="External"/><Relationship Id="rId46" Type="http://schemas.openxmlformats.org/officeDocument/2006/relationships/image" Target="media/image2.png"/><Relationship Id="rId293" Type="http://schemas.openxmlformats.org/officeDocument/2006/relationships/hyperlink" Target="http://paperpile.com/b/a68kWg/LXDH" TargetMode="External"/><Relationship Id="rId307" Type="http://schemas.openxmlformats.org/officeDocument/2006/relationships/hyperlink" Target="http://paperpile.com/b/a68kWg/2tOo" TargetMode="External"/><Relationship Id="rId349" Type="http://schemas.openxmlformats.org/officeDocument/2006/relationships/hyperlink" Target="http://paperpile.com/b/a68kWg/hnkg" TargetMode="External"/><Relationship Id="rId514" Type="http://schemas.openxmlformats.org/officeDocument/2006/relationships/hyperlink" Target="http://paperpile.com/b/a68kWg/XZym" TargetMode="External"/><Relationship Id="rId556" Type="http://schemas.openxmlformats.org/officeDocument/2006/relationships/hyperlink" Target="http://paperpile.com/b/a68kWg/VKwv" TargetMode="External"/><Relationship Id="rId88" Type="http://schemas.openxmlformats.org/officeDocument/2006/relationships/hyperlink" Target="https://paperpile.com/c/a68kWg/hnkg+0I83" TargetMode="External"/><Relationship Id="rId111" Type="http://schemas.openxmlformats.org/officeDocument/2006/relationships/hyperlink" Target="http://paperpile.com/b/a68kWg/EIcl" TargetMode="External"/><Relationship Id="rId153" Type="http://schemas.openxmlformats.org/officeDocument/2006/relationships/hyperlink" Target="http://paperpile.com/b/a68kWg/rYtq" TargetMode="External"/><Relationship Id="rId195" Type="http://schemas.openxmlformats.org/officeDocument/2006/relationships/hyperlink" Target="http://paperpile.com/b/a68kWg/b6dQ" TargetMode="External"/><Relationship Id="rId209" Type="http://schemas.openxmlformats.org/officeDocument/2006/relationships/hyperlink" Target="http://paperpile.com/b/a68kWg/kfN4U" TargetMode="External"/><Relationship Id="rId360" Type="http://schemas.openxmlformats.org/officeDocument/2006/relationships/hyperlink" Target="http://dx.doi.org/10.1186/s12983-014-0075-8" TargetMode="External"/><Relationship Id="rId416" Type="http://schemas.openxmlformats.org/officeDocument/2006/relationships/hyperlink" Target="http://paperpile.com/b/a68kWg/lcMR" TargetMode="External"/><Relationship Id="rId598" Type="http://schemas.openxmlformats.org/officeDocument/2006/relationships/hyperlink" Target="http://paperpile.com/b/a68kWg/w7F1" TargetMode="External"/><Relationship Id="rId220" Type="http://schemas.openxmlformats.org/officeDocument/2006/relationships/hyperlink" Target="http://dx.doi.org/10.1007/s12192-012-0320-z" TargetMode="External"/><Relationship Id="rId458" Type="http://schemas.openxmlformats.org/officeDocument/2006/relationships/hyperlink" Target="http://paperpile.com/b/a68kWg/gGxE" TargetMode="External"/><Relationship Id="rId623" Type="http://schemas.openxmlformats.org/officeDocument/2006/relationships/hyperlink" Target="http://paperpile.com/b/a68kWg/eSBX" TargetMode="External"/><Relationship Id="rId665" Type="http://schemas.openxmlformats.org/officeDocument/2006/relationships/hyperlink" Target="https://docs.google.com/spreadsheets/d/1A49XuWx-VFsxOOSxXQB9IE0scbsA37KGLRNwCIjgbEU/edit?usp=sharing" TargetMode="External"/><Relationship Id="rId15" Type="http://schemas.openxmlformats.org/officeDocument/2006/relationships/hyperlink" Target="https://paperpile.com/c/a68kWg/FDSi" TargetMode="External"/><Relationship Id="rId57" Type="http://schemas.openxmlformats.org/officeDocument/2006/relationships/hyperlink" Target="https://paperpile.com/c/a68kWg/Ngmz" TargetMode="External"/><Relationship Id="rId262" Type="http://schemas.openxmlformats.org/officeDocument/2006/relationships/hyperlink" Target="http://paperpile.com/b/a68kWg/EHL1" TargetMode="External"/><Relationship Id="rId318" Type="http://schemas.openxmlformats.org/officeDocument/2006/relationships/hyperlink" Target="http://dx.doi.org/10.1016/j.molimm.2006.04.002" TargetMode="External"/><Relationship Id="rId525" Type="http://schemas.openxmlformats.org/officeDocument/2006/relationships/hyperlink" Target="http://paperpile.com/b/a68kWg/OyEI" TargetMode="External"/><Relationship Id="rId567" Type="http://schemas.openxmlformats.org/officeDocument/2006/relationships/hyperlink" Target="http://paperpile.com/b/a68kWg/ctjp" TargetMode="External"/><Relationship Id="rId99" Type="http://schemas.openxmlformats.org/officeDocument/2006/relationships/hyperlink" Target="http://paperpile.com/b/a68kWg/JFzG" TargetMode="External"/><Relationship Id="rId122" Type="http://schemas.openxmlformats.org/officeDocument/2006/relationships/hyperlink" Target="http://paperpile.com/b/a68kWg/FDSi" TargetMode="External"/><Relationship Id="rId164" Type="http://schemas.openxmlformats.org/officeDocument/2006/relationships/hyperlink" Target="http://paperpile.com/b/a68kWg/Ngmz" TargetMode="External"/><Relationship Id="rId371" Type="http://schemas.openxmlformats.org/officeDocument/2006/relationships/hyperlink" Target="http://paperpile.com/b/a68kWg/HqzQ" TargetMode="External"/><Relationship Id="rId427" Type="http://schemas.openxmlformats.org/officeDocument/2006/relationships/hyperlink" Target="http://paperpile.com/b/a68kWg/PMhl" TargetMode="External"/><Relationship Id="rId469" Type="http://schemas.openxmlformats.org/officeDocument/2006/relationships/hyperlink" Target="http://paperpile.com/b/a68kWg/vwbJ" TargetMode="External"/><Relationship Id="rId634" Type="http://schemas.openxmlformats.org/officeDocument/2006/relationships/hyperlink" Target="http://paperpile.com/b/a68kWg/KLq4" TargetMode="External"/><Relationship Id="rId26" Type="http://schemas.openxmlformats.org/officeDocument/2006/relationships/hyperlink" Target="https://paperpile.com/c/a68kWg/dd74" TargetMode="External"/><Relationship Id="rId231" Type="http://schemas.openxmlformats.org/officeDocument/2006/relationships/hyperlink" Target="http://paperpile.com/b/a68kWg/HSoX" TargetMode="External"/><Relationship Id="rId273" Type="http://schemas.openxmlformats.org/officeDocument/2006/relationships/hyperlink" Target="http://paperpile.com/b/a68kWg/VBqj" TargetMode="External"/><Relationship Id="rId329" Type="http://schemas.openxmlformats.org/officeDocument/2006/relationships/hyperlink" Target="http://paperpile.com/b/a68kWg/yRcc" TargetMode="External"/><Relationship Id="rId480" Type="http://schemas.openxmlformats.org/officeDocument/2006/relationships/hyperlink" Target="http://paperpile.com/b/a68kWg/CA2j" TargetMode="External"/><Relationship Id="rId536" Type="http://schemas.openxmlformats.org/officeDocument/2006/relationships/hyperlink" Target="http://dx.doi.org/10.1111/gcb.12833" TargetMode="External"/><Relationship Id="rId68" Type="http://schemas.openxmlformats.org/officeDocument/2006/relationships/hyperlink" Target="https://paperpile.com/c/a68kWg/6BJF" TargetMode="External"/><Relationship Id="rId133" Type="http://schemas.openxmlformats.org/officeDocument/2006/relationships/hyperlink" Target="http://paperpile.com/b/a68kWg/0OQ0" TargetMode="External"/><Relationship Id="rId175" Type="http://schemas.openxmlformats.org/officeDocument/2006/relationships/hyperlink" Target="http://paperpile.com/b/a68kWg/C70c" TargetMode="External"/><Relationship Id="rId340" Type="http://schemas.openxmlformats.org/officeDocument/2006/relationships/hyperlink" Target="http://paperpile.com/b/a68kWg/dvdJ" TargetMode="External"/><Relationship Id="rId578" Type="http://schemas.openxmlformats.org/officeDocument/2006/relationships/hyperlink" Target="http://dx.doi.org/10.4161/fly.20247" TargetMode="External"/><Relationship Id="rId200" Type="http://schemas.openxmlformats.org/officeDocument/2006/relationships/hyperlink" Target="http://paperpile.com/b/a68kWg/UnsC" TargetMode="External"/><Relationship Id="rId382" Type="http://schemas.openxmlformats.org/officeDocument/2006/relationships/hyperlink" Target="http://dx.doi.org/10.1016/j.jprot.2023.105046" TargetMode="External"/><Relationship Id="rId438" Type="http://schemas.openxmlformats.org/officeDocument/2006/relationships/hyperlink" Target="http://paperpile.com/b/a68kWg/1bfT" TargetMode="External"/><Relationship Id="rId603" Type="http://schemas.openxmlformats.org/officeDocument/2006/relationships/hyperlink" Target="http://paperpile.com/b/a68kWg/B7Ob" TargetMode="External"/><Relationship Id="rId645" Type="http://schemas.openxmlformats.org/officeDocument/2006/relationships/hyperlink" Target="http://paperpile.com/b/a68kWg/xRVs" TargetMode="External"/><Relationship Id="rId242" Type="http://schemas.openxmlformats.org/officeDocument/2006/relationships/hyperlink" Target="http://paperpile.com/b/a68kWg/vzo4" TargetMode="External"/><Relationship Id="rId284" Type="http://schemas.openxmlformats.org/officeDocument/2006/relationships/hyperlink" Target="http://paperpile.com/b/a68kWg/GNJz" TargetMode="External"/><Relationship Id="rId491" Type="http://schemas.openxmlformats.org/officeDocument/2006/relationships/hyperlink" Target="http://paperpile.com/b/a68kWg/nScR" TargetMode="External"/><Relationship Id="rId505" Type="http://schemas.openxmlformats.org/officeDocument/2006/relationships/hyperlink" Target="http://paperpile.com/b/a68kWg/H2oo" TargetMode="External"/><Relationship Id="rId37" Type="http://schemas.openxmlformats.org/officeDocument/2006/relationships/hyperlink" Target="https://paperpile.com/c/a68kWg/PMhl+ufVs" TargetMode="External"/><Relationship Id="rId79" Type="http://schemas.openxmlformats.org/officeDocument/2006/relationships/hyperlink" Target="https://paperpile.com/c/a68kWg/OyEI" TargetMode="External"/><Relationship Id="rId102" Type="http://schemas.openxmlformats.org/officeDocument/2006/relationships/hyperlink" Target="http://dx.doi.org/10.1007/s00227-023-04209-0" TargetMode="External"/><Relationship Id="rId144" Type="http://schemas.openxmlformats.org/officeDocument/2006/relationships/hyperlink" Target="http://paperpile.com/b/a68kWg/Bxor" TargetMode="External"/><Relationship Id="rId547" Type="http://schemas.openxmlformats.org/officeDocument/2006/relationships/hyperlink" Target="http://paperpile.com/b/a68kWg/Ft6H" TargetMode="External"/><Relationship Id="rId589" Type="http://schemas.openxmlformats.org/officeDocument/2006/relationships/hyperlink" Target="http://paperpile.com/b/a68kWg/LPy7" TargetMode="External"/><Relationship Id="rId90" Type="http://schemas.openxmlformats.org/officeDocument/2006/relationships/hyperlink" Target="https://paperpile.com/c/a68kWg/MaC6+vwbJ+LXDH" TargetMode="External"/><Relationship Id="rId186" Type="http://schemas.openxmlformats.org/officeDocument/2006/relationships/hyperlink" Target="http://paperpile.com/b/a68kWg/sUR2" TargetMode="External"/><Relationship Id="rId351" Type="http://schemas.openxmlformats.org/officeDocument/2006/relationships/hyperlink" Target="http://paperpile.com/b/a68kWg/hnkg" TargetMode="External"/><Relationship Id="rId393" Type="http://schemas.openxmlformats.org/officeDocument/2006/relationships/hyperlink" Target="http://paperpile.com/b/a68kWg/IeCQ" TargetMode="External"/><Relationship Id="rId407" Type="http://schemas.openxmlformats.org/officeDocument/2006/relationships/hyperlink" Target="http://paperpile.com/b/a68kWg/liUf" TargetMode="External"/><Relationship Id="rId449" Type="http://schemas.openxmlformats.org/officeDocument/2006/relationships/hyperlink" Target="http://paperpile.com/b/a68kWg/AZiH" TargetMode="External"/><Relationship Id="rId614" Type="http://schemas.openxmlformats.org/officeDocument/2006/relationships/hyperlink" Target="http://dx.doi.org/10.1093/icesjms/fsw251" TargetMode="External"/><Relationship Id="rId656" Type="http://schemas.openxmlformats.org/officeDocument/2006/relationships/hyperlink" Target="http://dx.doi.org/10.3390/ijms20123092" TargetMode="External"/><Relationship Id="rId211" Type="http://schemas.openxmlformats.org/officeDocument/2006/relationships/hyperlink" Target="http://paperpile.com/b/a68kWg/kfN4U" TargetMode="External"/><Relationship Id="rId253" Type="http://schemas.openxmlformats.org/officeDocument/2006/relationships/hyperlink" Target="http://paperpile.com/b/a68kWg/JjXY" TargetMode="External"/><Relationship Id="rId295" Type="http://schemas.openxmlformats.org/officeDocument/2006/relationships/hyperlink" Target="http://paperpile.com/b/a68kWg/hYyl" TargetMode="External"/><Relationship Id="rId309" Type="http://schemas.openxmlformats.org/officeDocument/2006/relationships/hyperlink" Target="http://paperpile.com/b/a68kWg/2tOo" TargetMode="External"/><Relationship Id="rId460" Type="http://schemas.openxmlformats.org/officeDocument/2006/relationships/hyperlink" Target="http://dx.doi.org/10.1016/j.dsr2.2013.07.019" TargetMode="External"/><Relationship Id="rId516" Type="http://schemas.openxmlformats.org/officeDocument/2006/relationships/hyperlink" Target="http://paperpile.com/b/a68kWg/XZym" TargetMode="External"/><Relationship Id="rId48" Type="http://schemas.openxmlformats.org/officeDocument/2006/relationships/image" Target="media/image4.png"/><Relationship Id="rId113" Type="http://schemas.openxmlformats.org/officeDocument/2006/relationships/hyperlink" Target="http://paperpile.com/b/a68kWg/CzaT" TargetMode="External"/><Relationship Id="rId320" Type="http://schemas.openxmlformats.org/officeDocument/2006/relationships/hyperlink" Target="http://paperpile.com/b/a68kWg/Y11C" TargetMode="External"/><Relationship Id="rId558" Type="http://schemas.openxmlformats.org/officeDocument/2006/relationships/hyperlink" Target="http://paperpile.com/b/a68kWg/VKwv" TargetMode="External"/><Relationship Id="rId155" Type="http://schemas.openxmlformats.org/officeDocument/2006/relationships/hyperlink" Target="http://paperpile.com/b/a68kWg/6jel" TargetMode="External"/><Relationship Id="rId197" Type="http://schemas.openxmlformats.org/officeDocument/2006/relationships/hyperlink" Target="http://paperpile.com/b/a68kWg/UnsC" TargetMode="External"/><Relationship Id="rId362" Type="http://schemas.openxmlformats.org/officeDocument/2006/relationships/hyperlink" Target="http://paperpile.com/b/a68kWg/mP7k" TargetMode="External"/><Relationship Id="rId418" Type="http://schemas.openxmlformats.org/officeDocument/2006/relationships/hyperlink" Target="http://paperpile.com/b/a68kWg/lcMR" TargetMode="External"/><Relationship Id="rId625" Type="http://schemas.openxmlformats.org/officeDocument/2006/relationships/hyperlink" Target="http://paperpile.com/b/a68kWg/eSBX" TargetMode="External"/><Relationship Id="rId222" Type="http://schemas.openxmlformats.org/officeDocument/2006/relationships/hyperlink" Target="http://paperpile.com/b/a68kWg/LRBF" TargetMode="External"/><Relationship Id="rId264" Type="http://schemas.openxmlformats.org/officeDocument/2006/relationships/hyperlink" Target="http://dx.doi.org/10.1007/978-3-319-39617-0_6" TargetMode="External"/><Relationship Id="rId471" Type="http://schemas.openxmlformats.org/officeDocument/2006/relationships/hyperlink" Target="http://paperpile.com/b/a68kWg/vwbJ" TargetMode="External"/><Relationship Id="rId667" Type="http://schemas.openxmlformats.org/officeDocument/2006/relationships/hyperlink" Target="https://docs.google.com/spreadsheets/d/1rP9vlmwY2kDgPuv4f7WPRaw3B8o92QNjqaIpyuXn-FA/edit?usp=sharing" TargetMode="External"/><Relationship Id="rId17" Type="http://schemas.openxmlformats.org/officeDocument/2006/relationships/hyperlink" Target="https://paperpile.com/c/a68kWg/F2xQ" TargetMode="External"/><Relationship Id="rId59" Type="http://schemas.openxmlformats.org/officeDocument/2006/relationships/hyperlink" Target="https://paperpile.com/c/a68kWg/pwf9+IeCQ" TargetMode="External"/><Relationship Id="rId124" Type="http://schemas.openxmlformats.org/officeDocument/2006/relationships/hyperlink" Target="http://dx.doi.org/10.1016/j.cbpa.2021.110996" TargetMode="External"/><Relationship Id="rId527" Type="http://schemas.openxmlformats.org/officeDocument/2006/relationships/hyperlink" Target="http://paperpile.com/b/a68kWg/OyEI" TargetMode="External"/><Relationship Id="rId569" Type="http://schemas.openxmlformats.org/officeDocument/2006/relationships/hyperlink" Target="http://paperpile.com/b/a68kWg/ctjp" TargetMode="External"/><Relationship Id="rId70" Type="http://schemas.openxmlformats.org/officeDocument/2006/relationships/hyperlink" Target="https://paperpile.com/c/a68kWg/S8f6" TargetMode="External"/><Relationship Id="rId166" Type="http://schemas.openxmlformats.org/officeDocument/2006/relationships/hyperlink" Target="http://dx.doi.org/10.1111/brv.13123" TargetMode="External"/><Relationship Id="rId331" Type="http://schemas.openxmlformats.org/officeDocument/2006/relationships/hyperlink" Target="http://paperpile.com/b/a68kWg/qxry" TargetMode="External"/><Relationship Id="rId373" Type="http://schemas.openxmlformats.org/officeDocument/2006/relationships/hyperlink" Target="http://paperpile.com/b/a68kWg/HqzQ" TargetMode="External"/><Relationship Id="rId429" Type="http://schemas.openxmlformats.org/officeDocument/2006/relationships/hyperlink" Target="http://paperpile.com/b/a68kWg/PMhl" TargetMode="External"/><Relationship Id="rId580" Type="http://schemas.openxmlformats.org/officeDocument/2006/relationships/hyperlink" Target="http://paperpile.com/b/a68kWg/NucX" TargetMode="External"/><Relationship Id="rId636" Type="http://schemas.openxmlformats.org/officeDocument/2006/relationships/hyperlink" Target="http://paperpile.com/b/a68kWg/KLq4" TargetMode="External"/><Relationship Id="rId1" Type="http://schemas.openxmlformats.org/officeDocument/2006/relationships/numbering" Target="numbering.xml"/><Relationship Id="rId233" Type="http://schemas.openxmlformats.org/officeDocument/2006/relationships/hyperlink" Target="http://paperpile.com/b/a68kWg/NFrh" TargetMode="External"/><Relationship Id="rId440" Type="http://schemas.openxmlformats.org/officeDocument/2006/relationships/hyperlink" Target="http://paperpile.com/b/a68kWg/1bfT" TargetMode="External"/><Relationship Id="rId28" Type="http://schemas.openxmlformats.org/officeDocument/2006/relationships/hyperlink" Target="https://paperpile.com/c/a68kWg/oGUj+PMhl" TargetMode="External"/><Relationship Id="rId275" Type="http://schemas.openxmlformats.org/officeDocument/2006/relationships/hyperlink" Target="http://paperpile.com/b/a68kWg/VBqj" TargetMode="External"/><Relationship Id="rId300" Type="http://schemas.openxmlformats.org/officeDocument/2006/relationships/hyperlink" Target="http://dx.doi.org/10.1371/journal.pone.0207771" TargetMode="External"/><Relationship Id="rId482" Type="http://schemas.openxmlformats.org/officeDocument/2006/relationships/hyperlink" Target="http://paperpile.com/b/a68kWg/CA2j" TargetMode="External"/><Relationship Id="rId538" Type="http://schemas.openxmlformats.org/officeDocument/2006/relationships/hyperlink" Target="http://paperpile.com/b/a68kWg/YSvm" TargetMode="External"/><Relationship Id="rId81" Type="http://schemas.openxmlformats.org/officeDocument/2006/relationships/hyperlink" Target="https://paperpile.com/c/a68kWg/FOqS" TargetMode="External"/><Relationship Id="rId135" Type="http://schemas.openxmlformats.org/officeDocument/2006/relationships/hyperlink" Target="http://paperpile.com/b/a68kWg/0OQ0" TargetMode="External"/><Relationship Id="rId177" Type="http://schemas.openxmlformats.org/officeDocument/2006/relationships/hyperlink" Target="http://paperpile.com/b/a68kWg/C70c" TargetMode="External"/><Relationship Id="rId342" Type="http://schemas.openxmlformats.org/officeDocument/2006/relationships/hyperlink" Target="http://dx.doi.org/10.1111/j.1461-0248.2010.01518.x" TargetMode="External"/><Relationship Id="rId384" Type="http://schemas.openxmlformats.org/officeDocument/2006/relationships/hyperlink" Target="http://paperpile.com/b/a68kWg/pwf9" TargetMode="External"/><Relationship Id="rId591" Type="http://schemas.openxmlformats.org/officeDocument/2006/relationships/hyperlink" Target="http://paperpile.com/b/a68kWg/ufVs" TargetMode="External"/><Relationship Id="rId605" Type="http://schemas.openxmlformats.org/officeDocument/2006/relationships/hyperlink" Target="http://paperpile.com/b/a68kWg/B7Ob" TargetMode="External"/><Relationship Id="rId202" Type="http://schemas.openxmlformats.org/officeDocument/2006/relationships/hyperlink" Target="http://dx.doi.org/10.3389/fendo.2020.578958" TargetMode="External"/><Relationship Id="rId244" Type="http://schemas.openxmlformats.org/officeDocument/2006/relationships/hyperlink" Target="http://dx.doi.org/10.1093/bioinformatics/btw354" TargetMode="External"/><Relationship Id="rId647" Type="http://schemas.openxmlformats.org/officeDocument/2006/relationships/hyperlink" Target="http://paperpile.com/b/a68kWg/xRVs" TargetMode="External"/><Relationship Id="rId39" Type="http://schemas.openxmlformats.org/officeDocument/2006/relationships/hyperlink" Target="https://paperpile.com/c/a68kWg/wkxu" TargetMode="External"/><Relationship Id="rId286" Type="http://schemas.openxmlformats.org/officeDocument/2006/relationships/hyperlink" Target="http://paperpile.com/b/a68kWg/GNJz" TargetMode="External"/><Relationship Id="rId451" Type="http://schemas.openxmlformats.org/officeDocument/2006/relationships/hyperlink" Target="http://paperpile.com/b/a68kWg/AZiH" TargetMode="External"/><Relationship Id="rId493" Type="http://schemas.openxmlformats.org/officeDocument/2006/relationships/hyperlink" Target="http://paperpile.com/b/a68kWg/nScR" TargetMode="External"/><Relationship Id="rId507" Type="http://schemas.openxmlformats.org/officeDocument/2006/relationships/hyperlink" Target="http://paperpile.com/b/a68kWg/H2oo" TargetMode="External"/><Relationship Id="rId549" Type="http://schemas.openxmlformats.org/officeDocument/2006/relationships/hyperlink" Target="http://paperpile.com/b/a68kWg/vFPs" TargetMode="External"/><Relationship Id="rId50" Type="http://schemas.openxmlformats.org/officeDocument/2006/relationships/image" Target="media/image5.png"/><Relationship Id="rId104" Type="http://schemas.openxmlformats.org/officeDocument/2006/relationships/hyperlink" Target="http://paperpile.com/b/a68kWg/wkxu" TargetMode="External"/><Relationship Id="rId146" Type="http://schemas.openxmlformats.org/officeDocument/2006/relationships/hyperlink" Target="http://paperpile.com/b/a68kWg/Bxor" TargetMode="External"/><Relationship Id="rId188" Type="http://schemas.openxmlformats.org/officeDocument/2006/relationships/hyperlink" Target="http://paperpile.com/b/a68kWg/sUR2" TargetMode="External"/><Relationship Id="rId311" Type="http://schemas.openxmlformats.org/officeDocument/2006/relationships/hyperlink" Target="http://paperpile.com/b/a68kWg/2tOo" TargetMode="External"/><Relationship Id="rId353" Type="http://schemas.openxmlformats.org/officeDocument/2006/relationships/hyperlink" Target="http://paperpile.com/b/a68kWg/hnkg" TargetMode="External"/><Relationship Id="rId395" Type="http://schemas.openxmlformats.org/officeDocument/2006/relationships/hyperlink" Target="http://paperpile.com/b/a68kWg/IeCQ" TargetMode="External"/><Relationship Id="rId409" Type="http://schemas.openxmlformats.org/officeDocument/2006/relationships/hyperlink" Target="http://paperpile.com/b/a68kWg/IvOH" TargetMode="External"/><Relationship Id="rId560" Type="http://schemas.openxmlformats.org/officeDocument/2006/relationships/hyperlink" Target="http://dx.doi.org/10.1038/nature10098" TargetMode="External"/><Relationship Id="rId92" Type="http://schemas.openxmlformats.org/officeDocument/2006/relationships/hyperlink" Target="https://paperpile.com/c/a68kWg/lVKE" TargetMode="External"/><Relationship Id="rId213" Type="http://schemas.openxmlformats.org/officeDocument/2006/relationships/hyperlink" Target="http://paperpile.com/b/a68kWg/kfN4U" TargetMode="External"/><Relationship Id="rId420" Type="http://schemas.openxmlformats.org/officeDocument/2006/relationships/hyperlink" Target="http://dx.doi.org/10.1007/s00227-021-03930-y" TargetMode="External"/><Relationship Id="rId616" Type="http://schemas.openxmlformats.org/officeDocument/2006/relationships/hyperlink" Target="http://paperpile.com/b/a68kWg/61He" TargetMode="External"/><Relationship Id="rId658" Type="http://schemas.openxmlformats.org/officeDocument/2006/relationships/hyperlink" Target="http://paperpile.com/b/a68kWg/XZMJ" TargetMode="External"/><Relationship Id="rId255" Type="http://schemas.openxmlformats.org/officeDocument/2006/relationships/hyperlink" Target="http://paperpile.com/b/a68kWg/5PjX" TargetMode="External"/><Relationship Id="rId297" Type="http://schemas.openxmlformats.org/officeDocument/2006/relationships/hyperlink" Target="http://paperpile.com/b/a68kWg/hYyl" TargetMode="External"/><Relationship Id="rId462" Type="http://schemas.openxmlformats.org/officeDocument/2006/relationships/hyperlink" Target="http://paperpile.com/b/a68kWg/6Z0x" TargetMode="External"/><Relationship Id="rId518" Type="http://schemas.openxmlformats.org/officeDocument/2006/relationships/hyperlink" Target="http://dx.doi.org/10.3389/fmars.2022.757921" TargetMode="External"/><Relationship Id="rId115" Type="http://schemas.openxmlformats.org/officeDocument/2006/relationships/hyperlink" Target="http://paperpile.com/b/a68kWg/CzaT" TargetMode="External"/><Relationship Id="rId157" Type="http://schemas.openxmlformats.org/officeDocument/2006/relationships/hyperlink" Target="http://paperpile.com/b/a68kWg/6jel" TargetMode="External"/><Relationship Id="rId322" Type="http://schemas.openxmlformats.org/officeDocument/2006/relationships/hyperlink" Target="http://paperpile.com/b/a68kWg/Y11C" TargetMode="External"/><Relationship Id="rId364" Type="http://schemas.openxmlformats.org/officeDocument/2006/relationships/hyperlink" Target="http://paperpile.com/b/a68kWg/mP7k" TargetMode="External"/><Relationship Id="rId61" Type="http://schemas.openxmlformats.org/officeDocument/2006/relationships/hyperlink" Target="https://paperpile.com/c/a68kWg/vFPs+XZMJ+H2oo" TargetMode="External"/><Relationship Id="rId199" Type="http://schemas.openxmlformats.org/officeDocument/2006/relationships/hyperlink" Target="http://paperpile.com/b/a68kWg/UnsC" TargetMode="External"/><Relationship Id="rId571" Type="http://schemas.openxmlformats.org/officeDocument/2006/relationships/hyperlink" Target="http://paperpile.com/b/a68kWg/ctjp" TargetMode="External"/><Relationship Id="rId627" Type="http://schemas.openxmlformats.org/officeDocument/2006/relationships/hyperlink" Target="http://paperpile.com/b/a68kWg/R2uP" TargetMode="External"/><Relationship Id="rId669" Type="http://schemas.openxmlformats.org/officeDocument/2006/relationships/image" Target="media/image8.png"/><Relationship Id="rId19" Type="http://schemas.openxmlformats.org/officeDocument/2006/relationships/hyperlink" Target="https://paperpile.com/c/a68kWg/JpxY" TargetMode="External"/><Relationship Id="rId224" Type="http://schemas.openxmlformats.org/officeDocument/2006/relationships/hyperlink" Target="http://paperpile.com/b/a68kWg/LRBF" TargetMode="External"/><Relationship Id="rId266" Type="http://schemas.openxmlformats.org/officeDocument/2006/relationships/hyperlink" Target="http://paperpile.com/b/a68kWg/Kxm9" TargetMode="External"/><Relationship Id="rId431" Type="http://schemas.openxmlformats.org/officeDocument/2006/relationships/hyperlink" Target="http://paperpile.com/b/a68kWg/PMhl" TargetMode="External"/><Relationship Id="rId473" Type="http://schemas.openxmlformats.org/officeDocument/2006/relationships/hyperlink" Target="http://paperpile.com/b/a68kWg/F2xQ" TargetMode="External"/><Relationship Id="rId529" Type="http://schemas.openxmlformats.org/officeDocument/2006/relationships/hyperlink" Target="http://paperpile.com/b/a68kWg/OyEI" TargetMode="External"/><Relationship Id="rId30" Type="http://schemas.openxmlformats.org/officeDocument/2006/relationships/hyperlink" Target="https://paperpile.com/c/a68kWg/B7Ob" TargetMode="External"/><Relationship Id="rId126" Type="http://schemas.openxmlformats.org/officeDocument/2006/relationships/hyperlink" Target="http://paperpile.com/b/a68kWg/twA0" TargetMode="External"/><Relationship Id="rId168" Type="http://schemas.openxmlformats.org/officeDocument/2006/relationships/hyperlink" Target="http://paperpile.com/b/a68kWg/O5sg" TargetMode="External"/><Relationship Id="rId333" Type="http://schemas.openxmlformats.org/officeDocument/2006/relationships/hyperlink" Target="http://paperpile.com/b/a68kWg/qxry" TargetMode="External"/><Relationship Id="rId540" Type="http://schemas.openxmlformats.org/officeDocument/2006/relationships/hyperlink" Target="http://paperpile.com/b/a68kWg/YSvm" TargetMode="External"/><Relationship Id="rId72" Type="http://schemas.openxmlformats.org/officeDocument/2006/relationships/hyperlink" Target="https://paperpile.com/c/a68kWg/HSoX" TargetMode="External"/><Relationship Id="rId375" Type="http://schemas.openxmlformats.org/officeDocument/2006/relationships/hyperlink" Target="http://paperpile.com/b/a68kWg/HqzQ" TargetMode="External"/><Relationship Id="rId582" Type="http://schemas.openxmlformats.org/officeDocument/2006/relationships/hyperlink" Target="http://paperpile.com/b/a68kWg/NucX" TargetMode="External"/><Relationship Id="rId638" Type="http://schemas.openxmlformats.org/officeDocument/2006/relationships/hyperlink" Target="http://dx.doi.org/10.1038/s41559-017-0084" TargetMode="External"/><Relationship Id="rId3" Type="http://schemas.openxmlformats.org/officeDocument/2006/relationships/settings" Target="settings.xml"/><Relationship Id="rId235" Type="http://schemas.openxmlformats.org/officeDocument/2006/relationships/hyperlink" Target="http://paperpile.com/b/a68kWg/NFrh" TargetMode="External"/><Relationship Id="rId277" Type="http://schemas.openxmlformats.org/officeDocument/2006/relationships/hyperlink" Target="http://paperpile.com/b/a68kWg/eea3" TargetMode="External"/><Relationship Id="rId400" Type="http://schemas.openxmlformats.org/officeDocument/2006/relationships/hyperlink" Target="http://paperpile.com/b/a68kWg/C9A1" TargetMode="External"/><Relationship Id="rId442" Type="http://schemas.openxmlformats.org/officeDocument/2006/relationships/hyperlink" Target="http://dx.doi.org/10.1186/s13059-014-0550-8" TargetMode="External"/><Relationship Id="rId484" Type="http://schemas.openxmlformats.org/officeDocument/2006/relationships/hyperlink" Target="http://dx.doi.org/10.1007/s00227-016-2883-1" TargetMode="External"/><Relationship Id="rId137" Type="http://schemas.openxmlformats.org/officeDocument/2006/relationships/hyperlink" Target="http://paperpile.com/b/a68kWg/JpxY" TargetMode="External"/><Relationship Id="rId302" Type="http://schemas.openxmlformats.org/officeDocument/2006/relationships/hyperlink" Target="http://paperpile.com/b/a68kWg/6BJF" TargetMode="External"/><Relationship Id="rId344" Type="http://schemas.openxmlformats.org/officeDocument/2006/relationships/hyperlink" Target="http://paperpile.com/b/a68kWg/dd74" TargetMode="External"/><Relationship Id="rId41" Type="http://schemas.openxmlformats.org/officeDocument/2006/relationships/hyperlink" Target="https://paperpile.com/c/a68kWg/Bxor" TargetMode="External"/><Relationship Id="rId83" Type="http://schemas.openxmlformats.org/officeDocument/2006/relationships/hyperlink" Target="https://paperpile.com/c/a68kWg/6C5W" TargetMode="External"/><Relationship Id="rId179" Type="http://schemas.openxmlformats.org/officeDocument/2006/relationships/hyperlink" Target="http://paperpile.com/b/a68kWg/4UuC" TargetMode="External"/><Relationship Id="rId386" Type="http://schemas.openxmlformats.org/officeDocument/2006/relationships/hyperlink" Target="http://paperpile.com/b/a68kWg/pwf9" TargetMode="External"/><Relationship Id="rId551" Type="http://schemas.openxmlformats.org/officeDocument/2006/relationships/hyperlink" Target="http://paperpile.com/b/a68kWg/vFPs" TargetMode="External"/><Relationship Id="rId593" Type="http://schemas.openxmlformats.org/officeDocument/2006/relationships/hyperlink" Target="http://paperpile.com/b/a68kWg/ufVs" TargetMode="External"/><Relationship Id="rId607" Type="http://schemas.openxmlformats.org/officeDocument/2006/relationships/hyperlink" Target="http://paperpile.com/b/a68kWg/B7Ob" TargetMode="External"/><Relationship Id="rId649" Type="http://schemas.openxmlformats.org/officeDocument/2006/relationships/hyperlink" Target="http://paperpile.com/b/a68kWg/xRVs" TargetMode="External"/><Relationship Id="rId190" Type="http://schemas.openxmlformats.org/officeDocument/2006/relationships/hyperlink" Target="http://dx.doi.org/10.1051/ALR:1995014" TargetMode="External"/><Relationship Id="rId204" Type="http://schemas.openxmlformats.org/officeDocument/2006/relationships/hyperlink" Target="http://paperpile.com/b/a68kWg/jjhG" TargetMode="External"/><Relationship Id="rId246" Type="http://schemas.openxmlformats.org/officeDocument/2006/relationships/hyperlink" Target="http://paperpile.com/b/a68kWg/HRml" TargetMode="External"/><Relationship Id="rId288" Type="http://schemas.openxmlformats.org/officeDocument/2006/relationships/hyperlink" Target="http://dx.doi.org/10.1186/1471-2164-15-789" TargetMode="External"/><Relationship Id="rId411" Type="http://schemas.openxmlformats.org/officeDocument/2006/relationships/hyperlink" Target="http://paperpile.com/b/a68kWg/IvOH" TargetMode="External"/><Relationship Id="rId453" Type="http://schemas.openxmlformats.org/officeDocument/2006/relationships/hyperlink" Target="http://paperpile.com/b/a68kWg/AZiH" TargetMode="External"/><Relationship Id="rId509" Type="http://schemas.openxmlformats.org/officeDocument/2006/relationships/hyperlink" Target="http://paperpile.com/b/a68kWg/mzDV" TargetMode="External"/><Relationship Id="rId660" Type="http://schemas.openxmlformats.org/officeDocument/2006/relationships/hyperlink" Target="http://paperpile.com/b/a68kWg/XZMJ" TargetMode="External"/><Relationship Id="rId106" Type="http://schemas.openxmlformats.org/officeDocument/2006/relationships/hyperlink" Target="http://www.bioinformatics.babraham.ac.uk/projects/fastqc/" TargetMode="External"/><Relationship Id="rId313" Type="http://schemas.openxmlformats.org/officeDocument/2006/relationships/hyperlink" Target="http://paperpile.com/b/a68kWg/S8f6" TargetMode="External"/><Relationship Id="rId495" Type="http://schemas.openxmlformats.org/officeDocument/2006/relationships/hyperlink" Target="http://paperpile.com/b/a68kWg/nScR" TargetMode="External"/><Relationship Id="rId10" Type="http://schemas.openxmlformats.org/officeDocument/2006/relationships/hyperlink" Target="https://paperpile.com/c/a68kWg/yRcc" TargetMode="External"/><Relationship Id="rId52" Type="http://schemas.openxmlformats.org/officeDocument/2006/relationships/hyperlink" Target="https://paperpile.com/c/a68kWg/PMhl+oGUj" TargetMode="External"/><Relationship Id="rId94" Type="http://schemas.openxmlformats.org/officeDocument/2006/relationships/hyperlink" Target="https://paperpile.com/c/a68kWg/U46T" TargetMode="External"/><Relationship Id="rId148" Type="http://schemas.openxmlformats.org/officeDocument/2006/relationships/hyperlink" Target="http://dx.doi.org/10.1038/nmeth.3176" TargetMode="External"/><Relationship Id="rId355" Type="http://schemas.openxmlformats.org/officeDocument/2006/relationships/hyperlink" Target="http://paperpile.com/b/a68kWg/MaC6" TargetMode="External"/><Relationship Id="rId397" Type="http://schemas.openxmlformats.org/officeDocument/2006/relationships/hyperlink" Target="http://paperpile.com/b/a68kWg/C9A1" TargetMode="External"/><Relationship Id="rId520" Type="http://schemas.openxmlformats.org/officeDocument/2006/relationships/hyperlink" Target="http://paperpile.com/b/a68kWg/ma8k" TargetMode="External"/><Relationship Id="rId562" Type="http://schemas.openxmlformats.org/officeDocument/2006/relationships/hyperlink" Target="http://paperpile.com/b/a68kWg/wlMu" TargetMode="External"/><Relationship Id="rId618" Type="http://schemas.openxmlformats.org/officeDocument/2006/relationships/hyperlink" Target="http://paperpile.com/b/a68kWg/61He" TargetMode="External"/><Relationship Id="rId215" Type="http://schemas.openxmlformats.org/officeDocument/2006/relationships/hyperlink" Target="http://paperpile.com/b/a68kWg/0I83" TargetMode="External"/><Relationship Id="rId257" Type="http://schemas.openxmlformats.org/officeDocument/2006/relationships/hyperlink" Target="http://paperpile.com/b/a68kWg/5PjX" TargetMode="External"/><Relationship Id="rId422" Type="http://schemas.openxmlformats.org/officeDocument/2006/relationships/hyperlink" Target="http://paperpile.com/b/a68kWg/Ihpz" TargetMode="External"/><Relationship Id="rId464" Type="http://schemas.openxmlformats.org/officeDocument/2006/relationships/hyperlink" Target="http://paperpile.com/b/a68kWg/6Z0x" TargetMode="External"/><Relationship Id="rId299" Type="http://schemas.openxmlformats.org/officeDocument/2006/relationships/hyperlink" Target="http://paperpile.com/b/a68kWg/hYyl" TargetMode="External"/><Relationship Id="rId63" Type="http://schemas.openxmlformats.org/officeDocument/2006/relationships/hyperlink" Target="https://paperpile.com/c/a68kWg/GNJz" TargetMode="External"/><Relationship Id="rId159" Type="http://schemas.openxmlformats.org/officeDocument/2006/relationships/hyperlink" Target="http://paperpile.com/b/a68kWg/6jel" TargetMode="External"/><Relationship Id="rId366" Type="http://schemas.openxmlformats.org/officeDocument/2006/relationships/hyperlink" Target="http://dx.doi.org/10.1002/smll.202107407" TargetMode="External"/><Relationship Id="rId573" Type="http://schemas.openxmlformats.org/officeDocument/2006/relationships/hyperlink" Target="http://paperpile.com/b/a68kWg/U46T" TargetMode="External"/><Relationship Id="rId226" Type="http://schemas.openxmlformats.org/officeDocument/2006/relationships/hyperlink" Target="http://dx.doi.org/10.1146/annurev-environ-120920-111307" TargetMode="External"/><Relationship Id="rId433" Type="http://schemas.openxmlformats.org/officeDocument/2006/relationships/hyperlink" Target="http://paperpile.com/b/a68kWg/hsVN" TargetMode="External"/><Relationship Id="rId640" Type="http://schemas.openxmlformats.org/officeDocument/2006/relationships/hyperlink" Target="http://paperpile.com/b/a68kWg/aBCt" TargetMode="External"/><Relationship Id="rId74" Type="http://schemas.openxmlformats.org/officeDocument/2006/relationships/hyperlink" Target="https://paperpile.com/c/a68kWg/aBCt+w7F1" TargetMode="External"/><Relationship Id="rId377" Type="http://schemas.openxmlformats.org/officeDocument/2006/relationships/hyperlink" Target="http://paperpile.com/b/a68kWg/Cwfn" TargetMode="External"/><Relationship Id="rId500" Type="http://schemas.openxmlformats.org/officeDocument/2006/relationships/hyperlink" Target="http://paperpile.com/b/a68kWg/zlD3" TargetMode="External"/><Relationship Id="rId584" Type="http://schemas.openxmlformats.org/officeDocument/2006/relationships/hyperlink" Target="http://dx.doi.org/10.1006/gcen.2000.7527" TargetMode="External"/><Relationship Id="rId5" Type="http://schemas.openxmlformats.org/officeDocument/2006/relationships/footnotes" Target="footnotes.xml"/><Relationship Id="rId237" Type="http://schemas.openxmlformats.org/officeDocument/2006/relationships/hyperlink" Target="http://paperpile.com/b/a68kWg/NFrh" TargetMode="External"/><Relationship Id="rId444" Type="http://schemas.openxmlformats.org/officeDocument/2006/relationships/hyperlink" Target="http://paperpile.com/b/a68kWg/FOqS" TargetMode="External"/><Relationship Id="rId651" Type="http://schemas.openxmlformats.org/officeDocument/2006/relationships/hyperlink" Target="http://paperpile.com/b/a68kWg/lVKE" TargetMode="External"/><Relationship Id="rId290" Type="http://schemas.openxmlformats.org/officeDocument/2006/relationships/hyperlink" Target="http://paperpile.com/b/a68kWg/LXDH" TargetMode="External"/><Relationship Id="rId304" Type="http://schemas.openxmlformats.org/officeDocument/2006/relationships/hyperlink" Target="http://paperpile.com/b/a68kWg/6BJF" TargetMode="External"/><Relationship Id="rId388" Type="http://schemas.openxmlformats.org/officeDocument/2006/relationships/hyperlink" Target="http://paperpile.com/b/a68kWg/pwf9" TargetMode="External"/><Relationship Id="rId511" Type="http://schemas.openxmlformats.org/officeDocument/2006/relationships/hyperlink" Target="http://paperpile.com/b/a68kWg/mzDV" TargetMode="External"/><Relationship Id="rId609" Type="http://schemas.openxmlformats.org/officeDocument/2006/relationships/hyperlink" Target="http://paperpile.com/b/a68kWg/oGUj" TargetMode="External"/><Relationship Id="rId85" Type="http://schemas.openxmlformats.org/officeDocument/2006/relationships/hyperlink" Target="https://paperpile.com/c/a68kWg/6C5W+twA0" TargetMode="External"/><Relationship Id="rId150" Type="http://schemas.openxmlformats.org/officeDocument/2006/relationships/hyperlink" Target="http://paperpile.com/b/a68kWg/rYtq" TargetMode="External"/><Relationship Id="rId595" Type="http://schemas.openxmlformats.org/officeDocument/2006/relationships/hyperlink" Target="http://paperpile.com/b/a68kWg/ufVs" TargetMode="External"/><Relationship Id="rId248" Type="http://schemas.openxmlformats.org/officeDocument/2006/relationships/hyperlink" Target="http://dx.doi.org/10.5670/oceanog.2009.105" TargetMode="External"/><Relationship Id="rId455" Type="http://schemas.openxmlformats.org/officeDocument/2006/relationships/hyperlink" Target="http://paperpile.com/b/a68kWg/gGxE" TargetMode="External"/><Relationship Id="rId662" Type="http://schemas.openxmlformats.org/officeDocument/2006/relationships/hyperlink" Target="http://dx.doi.org/10.3390/md19030153" TargetMode="External"/><Relationship Id="rId12" Type="http://schemas.openxmlformats.org/officeDocument/2006/relationships/hyperlink" Target="https://paperpile.com/c/a68kWg/LRBF" TargetMode="External"/><Relationship Id="rId108" Type="http://schemas.openxmlformats.org/officeDocument/2006/relationships/hyperlink" Target="http://paperpile.com/b/a68kWg/EIcl" TargetMode="External"/><Relationship Id="rId315" Type="http://schemas.openxmlformats.org/officeDocument/2006/relationships/hyperlink" Target="http://paperpile.com/b/a68kWg/S8f6" TargetMode="External"/><Relationship Id="rId522" Type="http://schemas.openxmlformats.org/officeDocument/2006/relationships/hyperlink" Target="http://paperpile.com/b/a68kWg/ma8k" TargetMode="External"/><Relationship Id="rId96" Type="http://schemas.openxmlformats.org/officeDocument/2006/relationships/hyperlink" Target="https://paperpile.com/c/a68kWg/61He+HqzQ" TargetMode="External"/><Relationship Id="rId161" Type="http://schemas.openxmlformats.org/officeDocument/2006/relationships/hyperlink" Target="http://paperpile.com/b/a68kWg/Ngmz" TargetMode="External"/><Relationship Id="rId399" Type="http://schemas.openxmlformats.org/officeDocument/2006/relationships/hyperlink" Target="http://paperpile.com/b/a68kWg/C9A1" TargetMode="External"/><Relationship Id="rId259" Type="http://schemas.openxmlformats.org/officeDocument/2006/relationships/hyperlink" Target="http://paperpile.com/b/a68kWg/5PjX" TargetMode="External"/><Relationship Id="rId466" Type="http://schemas.openxmlformats.org/officeDocument/2006/relationships/hyperlink" Target="http://dx.doi.org/10.3389/fmars.2024.1449345" TargetMode="External"/><Relationship Id="rId673" Type="http://schemas.openxmlformats.org/officeDocument/2006/relationships/fontTable" Target="fontTable.xml"/><Relationship Id="rId23" Type="http://schemas.openxmlformats.org/officeDocument/2006/relationships/hyperlink" Target="https://paperpile.com/c/a68kWg/6Z0x+0OQ0+ctjp" TargetMode="External"/><Relationship Id="rId119" Type="http://schemas.openxmlformats.org/officeDocument/2006/relationships/hyperlink" Target="http://paperpile.com/b/a68kWg/FDSi" TargetMode="External"/><Relationship Id="rId326" Type="http://schemas.openxmlformats.org/officeDocument/2006/relationships/hyperlink" Target="http://paperpile.com/b/a68kWg/yRcc" TargetMode="External"/><Relationship Id="rId533" Type="http://schemas.openxmlformats.org/officeDocument/2006/relationships/hyperlink" Target="http://paperpile.com/b/a68kWg/LiSs" TargetMode="External"/><Relationship Id="rId172" Type="http://schemas.openxmlformats.org/officeDocument/2006/relationships/hyperlink" Target="http://dx.doi.org/10.1002/mrd.20605" TargetMode="External"/><Relationship Id="rId477" Type="http://schemas.openxmlformats.org/officeDocument/2006/relationships/hyperlink" Target="http://paperpile.com/b/a68kWg/F2xQ" TargetMode="External"/><Relationship Id="rId600" Type="http://schemas.openxmlformats.org/officeDocument/2006/relationships/hyperlink" Target="http://paperpile.com/b/a68kWg/w7F1" TargetMode="External"/><Relationship Id="rId337" Type="http://schemas.openxmlformats.org/officeDocument/2006/relationships/hyperlink" Target="http://paperpile.com/b/a68kWg/dvdJ" TargetMode="External"/><Relationship Id="rId34" Type="http://schemas.openxmlformats.org/officeDocument/2006/relationships/hyperlink" Target="https://paperpile.com/c/a68kWg/JFzG" TargetMode="External"/><Relationship Id="rId544" Type="http://schemas.openxmlformats.org/officeDocument/2006/relationships/hyperlink" Target="http://paperpile.com/b/a68kWg/Ft6H" TargetMode="External"/><Relationship Id="rId183" Type="http://schemas.openxmlformats.org/officeDocument/2006/relationships/hyperlink" Target="http://paperpile.com/b/a68kWg/4UuC" TargetMode="External"/><Relationship Id="rId390" Type="http://schemas.openxmlformats.org/officeDocument/2006/relationships/hyperlink" Target="http://dx.doi.org/10.1111/are.15166" TargetMode="External"/><Relationship Id="rId404" Type="http://schemas.openxmlformats.org/officeDocument/2006/relationships/hyperlink" Target="http://paperpile.com/b/a68kWg/liUf" TargetMode="External"/><Relationship Id="rId611" Type="http://schemas.openxmlformats.org/officeDocument/2006/relationships/hyperlink" Target="http://paperpile.com/b/a68kWg/oGUj" TargetMode="External"/><Relationship Id="rId250" Type="http://schemas.openxmlformats.org/officeDocument/2006/relationships/hyperlink" Target="http://paperpile.com/b/a68kWg/JjXY" TargetMode="External"/><Relationship Id="rId488" Type="http://schemas.openxmlformats.org/officeDocument/2006/relationships/hyperlink" Target="http://paperpile.com/b/a68kWg/6C5W" TargetMode="External"/><Relationship Id="rId45" Type="http://schemas.openxmlformats.org/officeDocument/2006/relationships/hyperlink" Target="https://paperpile.com/c/a68kWg/eea3" TargetMode="External"/><Relationship Id="rId110" Type="http://schemas.openxmlformats.org/officeDocument/2006/relationships/hyperlink" Target="http://paperpile.com/b/a68kWg/EIcl" TargetMode="External"/><Relationship Id="rId348" Type="http://schemas.openxmlformats.org/officeDocument/2006/relationships/hyperlink" Target="http://dx.doi.org/10.1016/j.fishres.2024.107236" TargetMode="External"/><Relationship Id="rId555" Type="http://schemas.openxmlformats.org/officeDocument/2006/relationships/hyperlink" Target="http://paperpile.com/b/a68kWg/VKwv" TargetMode="External"/><Relationship Id="rId194" Type="http://schemas.openxmlformats.org/officeDocument/2006/relationships/hyperlink" Target="http://paperpile.com/b/a68kWg/b6dQ" TargetMode="External"/><Relationship Id="rId208" Type="http://schemas.openxmlformats.org/officeDocument/2006/relationships/hyperlink" Target="http://dx.doi.org/10.1016/j.jembe.2017.05.011" TargetMode="External"/><Relationship Id="rId415" Type="http://schemas.openxmlformats.org/officeDocument/2006/relationships/hyperlink" Target="http://paperpile.com/b/a68kWg/lcMR" TargetMode="External"/><Relationship Id="rId622" Type="http://schemas.openxmlformats.org/officeDocument/2006/relationships/hyperlink" Target="http://paperpile.com/b/a68kWg/eSBX" TargetMode="External"/><Relationship Id="rId261" Type="http://schemas.openxmlformats.org/officeDocument/2006/relationships/hyperlink" Target="http://paperpile.com/b/a68kWg/EHL1" TargetMode="External"/><Relationship Id="rId499" Type="http://schemas.openxmlformats.org/officeDocument/2006/relationships/hyperlink" Target="http://paperpile.com/b/a68kWg/zlD3" TargetMode="External"/><Relationship Id="rId56" Type="http://schemas.openxmlformats.org/officeDocument/2006/relationships/hyperlink" Target="https://paperpile.com/c/a68kWg/Cwfn" TargetMode="External"/><Relationship Id="rId359" Type="http://schemas.openxmlformats.org/officeDocument/2006/relationships/hyperlink" Target="http://paperpile.com/b/a68kWg/MaC6" TargetMode="External"/><Relationship Id="rId566" Type="http://schemas.openxmlformats.org/officeDocument/2006/relationships/hyperlink" Target="http://dx.doi.org/10.1163/15685403-bja10121" TargetMode="External"/><Relationship Id="rId121" Type="http://schemas.openxmlformats.org/officeDocument/2006/relationships/hyperlink" Target="http://paperpile.com/b/a68kWg/FDSi" TargetMode="External"/><Relationship Id="rId219" Type="http://schemas.openxmlformats.org/officeDocument/2006/relationships/hyperlink" Target="http://paperpile.com/b/a68kWg/0I83" TargetMode="External"/><Relationship Id="rId426" Type="http://schemas.openxmlformats.org/officeDocument/2006/relationships/hyperlink" Target="http://dx.doi.org/10.1371/journal.pone.0276360" TargetMode="External"/><Relationship Id="rId633" Type="http://schemas.openxmlformats.org/officeDocument/2006/relationships/hyperlink" Target="http://paperpile.com/b/a68kWg/KLq4" TargetMode="External"/><Relationship Id="rId67" Type="http://schemas.openxmlformats.org/officeDocument/2006/relationships/hyperlink" Target="https://paperpile.com/c/a68kWg/b6dQ" TargetMode="External"/><Relationship Id="rId272" Type="http://schemas.openxmlformats.org/officeDocument/2006/relationships/hyperlink" Target="http://paperpile.com/b/a68kWg/VBqj" TargetMode="External"/><Relationship Id="rId577" Type="http://schemas.openxmlformats.org/officeDocument/2006/relationships/hyperlink" Target="http://paperpile.com/b/a68kWg/U46T" TargetMode="External"/><Relationship Id="rId132" Type="http://schemas.openxmlformats.org/officeDocument/2006/relationships/hyperlink" Target="http://paperpile.com/b/a68kWg/0OQ0" TargetMode="External"/><Relationship Id="rId437" Type="http://schemas.openxmlformats.org/officeDocument/2006/relationships/hyperlink" Target="http://paperpile.com/b/a68kWg/1bfT" TargetMode="External"/><Relationship Id="rId644" Type="http://schemas.openxmlformats.org/officeDocument/2006/relationships/hyperlink" Target="http://dx.doi.org/10.1016/j.ygcen.2011.11.035" TargetMode="External"/><Relationship Id="rId283" Type="http://schemas.openxmlformats.org/officeDocument/2006/relationships/hyperlink" Target="http://paperpile.com/b/a68kWg/GNJz" TargetMode="External"/><Relationship Id="rId490" Type="http://schemas.openxmlformats.org/officeDocument/2006/relationships/hyperlink" Target="http://dx.doi.org/10.1101/gad.9.2.139" TargetMode="External"/><Relationship Id="rId504" Type="http://schemas.openxmlformats.org/officeDocument/2006/relationships/hyperlink" Target="http://paperpile.com/b/a68kWg/H2oo" TargetMode="External"/><Relationship Id="rId78" Type="http://schemas.openxmlformats.org/officeDocument/2006/relationships/hyperlink" Target="https://paperpile.com/c/a68kWg/AZiH+wlMu" TargetMode="External"/><Relationship Id="rId143" Type="http://schemas.openxmlformats.org/officeDocument/2006/relationships/hyperlink" Target="http://paperpile.com/b/a68kWg/Bxor" TargetMode="External"/><Relationship Id="rId350" Type="http://schemas.openxmlformats.org/officeDocument/2006/relationships/hyperlink" Target="http://paperpile.com/b/a68kWg/hnkg" TargetMode="External"/><Relationship Id="rId588" Type="http://schemas.openxmlformats.org/officeDocument/2006/relationships/hyperlink" Target="http://paperpile.com/b/a68kWg/LPy7" TargetMode="External"/><Relationship Id="rId9" Type="http://schemas.microsoft.com/office/2016/09/relationships/commentsIds" Target="commentsIds.xml"/><Relationship Id="rId210" Type="http://schemas.openxmlformats.org/officeDocument/2006/relationships/hyperlink" Target="http://paperpile.com/b/a68kWg/kfN4U" TargetMode="External"/><Relationship Id="rId448" Type="http://schemas.openxmlformats.org/officeDocument/2006/relationships/hyperlink" Target="http://dx.doi.org/10.1194/jlr.r200012-jlr200" TargetMode="External"/><Relationship Id="rId655" Type="http://schemas.openxmlformats.org/officeDocument/2006/relationships/hyperlink" Target="http://paperpile.com/b/a68kWg/lVKE" TargetMode="External"/><Relationship Id="rId294" Type="http://schemas.openxmlformats.org/officeDocument/2006/relationships/hyperlink" Target="http://dx.doi.org/10.1002/jez.1402480104" TargetMode="External"/><Relationship Id="rId308" Type="http://schemas.openxmlformats.org/officeDocument/2006/relationships/hyperlink" Target="http://paperpile.com/b/a68kWg/2tOo" TargetMode="External"/><Relationship Id="rId515" Type="http://schemas.openxmlformats.org/officeDocument/2006/relationships/hyperlink" Target="http://paperpile.com/b/a68kWg/XZym" TargetMode="External"/><Relationship Id="rId89" Type="http://schemas.openxmlformats.org/officeDocument/2006/relationships/hyperlink" Target="https://paperpile.com/c/a68kWg/ma8k" TargetMode="External"/><Relationship Id="rId154" Type="http://schemas.openxmlformats.org/officeDocument/2006/relationships/hyperlink" Target="http://dx.doi.org/10.1073/pnas.1412706111" TargetMode="External"/><Relationship Id="rId361" Type="http://schemas.openxmlformats.org/officeDocument/2006/relationships/hyperlink" Target="http://paperpile.com/b/a68kWg/mP7k" TargetMode="External"/><Relationship Id="rId599" Type="http://schemas.openxmlformats.org/officeDocument/2006/relationships/hyperlink" Target="http://paperpile.com/b/a68kWg/w7F1" TargetMode="External"/><Relationship Id="rId459" Type="http://schemas.openxmlformats.org/officeDocument/2006/relationships/hyperlink" Target="http://paperpile.com/b/a68kWg/gGxE" TargetMode="External"/><Relationship Id="rId666" Type="http://schemas.openxmlformats.org/officeDocument/2006/relationships/hyperlink" Target="https://docs.google.com/spreadsheets/d/1rP9vlmwY2kDgPuv4f7WPRaw3B8o92QNjqaIpyuXn-FA/edit?usp=sharing" TargetMode="External"/><Relationship Id="rId16" Type="http://schemas.openxmlformats.org/officeDocument/2006/relationships/hyperlink" Target="https://paperpile.com/c/a68kWg/EHL1" TargetMode="External"/><Relationship Id="rId221" Type="http://schemas.openxmlformats.org/officeDocument/2006/relationships/hyperlink" Target="http://paperpile.com/b/a68kWg/LRBF" TargetMode="External"/><Relationship Id="rId319" Type="http://schemas.openxmlformats.org/officeDocument/2006/relationships/hyperlink" Target="http://paperpile.com/b/a68kWg/Y11C" TargetMode="External"/><Relationship Id="rId526" Type="http://schemas.openxmlformats.org/officeDocument/2006/relationships/hyperlink" Target="http://paperpile.com/b/a68kWg/OyEI" TargetMode="External"/><Relationship Id="rId165" Type="http://schemas.openxmlformats.org/officeDocument/2006/relationships/hyperlink" Target="http://paperpile.com/b/a68kWg/Ngmz" TargetMode="External"/><Relationship Id="rId372" Type="http://schemas.openxmlformats.org/officeDocument/2006/relationships/hyperlink" Target="http://paperpile.com/b/a68kWg/HqzQ" TargetMode="External"/><Relationship Id="rId232" Type="http://schemas.openxmlformats.org/officeDocument/2006/relationships/hyperlink" Target="http://dx.doi.org/10.1007/s12562-023-01680-y" TargetMode="External"/><Relationship Id="rId27" Type="http://schemas.openxmlformats.org/officeDocument/2006/relationships/hyperlink" Target="https://paperpile.com/c/a68kWg/jjhG+liUf+eSBX+CA2j+PMhl+B7Ob+IvOH+lcMR+C9A1" TargetMode="External"/><Relationship Id="rId537" Type="http://schemas.openxmlformats.org/officeDocument/2006/relationships/hyperlink" Target="http://paperpile.com/b/a68kWg/YSvm" TargetMode="External"/><Relationship Id="rId80" Type="http://schemas.openxmlformats.org/officeDocument/2006/relationships/hyperlink" Target="https://paperpile.com/c/a68kWg/Ft6H" TargetMode="External"/><Relationship Id="rId176" Type="http://schemas.openxmlformats.org/officeDocument/2006/relationships/hyperlink" Target="http://paperpile.com/b/a68kWg/C70c" TargetMode="External"/><Relationship Id="rId383" Type="http://schemas.openxmlformats.org/officeDocument/2006/relationships/hyperlink" Target="http://paperpile.com/b/a68kWg/pwf9" TargetMode="External"/><Relationship Id="rId590" Type="http://schemas.openxmlformats.org/officeDocument/2006/relationships/hyperlink" Target="http://dx.doi.org/10.1379/1466-1268(2003)008%3C0258:mcmcap%3E2.0.co;2" TargetMode="External"/><Relationship Id="rId604" Type="http://schemas.openxmlformats.org/officeDocument/2006/relationships/hyperlink" Target="http://paperpile.com/b/a68kWg/B7Ob"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34</Pages>
  <Words>18795</Words>
  <Characters>107132</Characters>
  <Application>Microsoft Office Word</Application>
  <DocSecurity>0</DocSecurity>
  <Lines>892</Lines>
  <Paragraphs>251</Paragraphs>
  <ScaleCrop>false</ScaleCrop>
  <Company>NOAA Fisheries</Company>
  <LinksUpToDate>false</LinksUpToDate>
  <CharactersWithSpaces>125676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Laura.Spencer</dc:creator>
  <cp:lastModifiedBy>laura.spencer</cp:lastModifiedBy>
  <cp:revision>3</cp:revision>
  <dcterms:created xsi:type="dcterms:W3CDTF">2025-12-11T20:28:00Z</dcterms:created>
  <dcterms:modified xsi:type="dcterms:W3CDTF">2025-12-11T20:28:00Z</dcterms:modified>
</cp:coreProperties>
</file>